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CF84AA8" w14:textId="77777777" w:rsidR="00F15B67" w:rsidRPr="00AC7F98" w:rsidRDefault="00F15B67" w:rsidP="00F15B67">
      <w:pPr>
        <w:spacing w:after="0" w:line="240" w:lineRule="auto"/>
        <w:jc w:val="center"/>
        <w:rPr>
          <w:rFonts w:ascii="Times New Roman" w:eastAsia="Times New Roman" w:hAnsi="Times New Roman"/>
          <w:b/>
          <w:kern w:val="24"/>
          <w:sz w:val="28"/>
          <w:szCs w:val="28"/>
          <w:lang w:eastAsia="ru-RU"/>
        </w:rPr>
      </w:pPr>
      <w:r w:rsidRPr="00AC7F98">
        <w:rPr>
          <w:rFonts w:ascii="Times New Roman" w:eastAsia="Times New Roman" w:hAnsi="Times New Roman"/>
          <w:b/>
          <w:kern w:val="24"/>
          <w:sz w:val="28"/>
          <w:szCs w:val="28"/>
          <w:lang w:eastAsia="ru-RU"/>
        </w:rPr>
        <w:t>Министерство науки и высшего образования Российской Федерации</w:t>
      </w:r>
    </w:p>
    <w:p w14:paraId="0C54F9E2" w14:textId="77777777" w:rsidR="00F15B67" w:rsidRPr="00AC7F98" w:rsidRDefault="00F15B67" w:rsidP="00F15B67">
      <w:pPr>
        <w:spacing w:after="0" w:line="240" w:lineRule="auto"/>
        <w:jc w:val="center"/>
        <w:rPr>
          <w:rFonts w:ascii="Times New Roman" w:eastAsia="Times New Roman" w:hAnsi="Times New Roman"/>
          <w:b/>
          <w:kern w:val="24"/>
          <w:sz w:val="28"/>
          <w:szCs w:val="28"/>
          <w:lang w:eastAsia="ru-RU"/>
        </w:rPr>
      </w:pPr>
      <w:r w:rsidRPr="00AC7F98">
        <w:rPr>
          <w:rFonts w:ascii="Times New Roman" w:eastAsia="Times New Roman" w:hAnsi="Times New Roman"/>
          <w:b/>
          <w:kern w:val="24"/>
          <w:sz w:val="28"/>
          <w:szCs w:val="28"/>
          <w:lang w:eastAsia="ru-RU"/>
        </w:rPr>
        <w:t>Федеральное государственное автономное образовательное учреждение</w:t>
      </w:r>
    </w:p>
    <w:p w14:paraId="3303077A" w14:textId="77777777" w:rsidR="00F15B67" w:rsidRPr="00AC7F98" w:rsidRDefault="00F15B67" w:rsidP="00F15B67">
      <w:pPr>
        <w:spacing w:after="0" w:line="240" w:lineRule="auto"/>
        <w:jc w:val="center"/>
        <w:rPr>
          <w:rFonts w:ascii="Times New Roman" w:eastAsia="Times New Roman" w:hAnsi="Times New Roman"/>
          <w:b/>
          <w:kern w:val="24"/>
          <w:sz w:val="28"/>
          <w:szCs w:val="28"/>
          <w:lang w:eastAsia="ru-RU"/>
        </w:rPr>
      </w:pPr>
      <w:r w:rsidRPr="00AC7F98">
        <w:rPr>
          <w:rFonts w:ascii="Times New Roman" w:eastAsia="Times New Roman" w:hAnsi="Times New Roman"/>
          <w:b/>
          <w:kern w:val="24"/>
          <w:sz w:val="28"/>
          <w:szCs w:val="28"/>
          <w:lang w:eastAsia="ru-RU"/>
        </w:rPr>
        <w:t>высшего образования</w:t>
      </w:r>
    </w:p>
    <w:p w14:paraId="1642ABE3" w14:textId="77777777" w:rsidR="00F15B67" w:rsidRPr="00AC7F98" w:rsidRDefault="00F15B67" w:rsidP="00F15B67">
      <w:pPr>
        <w:spacing w:after="0" w:line="240" w:lineRule="auto"/>
        <w:jc w:val="center"/>
        <w:rPr>
          <w:rFonts w:ascii="Times New Roman" w:eastAsia="Times New Roman" w:hAnsi="Times New Roman"/>
          <w:b/>
          <w:kern w:val="24"/>
          <w:sz w:val="28"/>
          <w:szCs w:val="28"/>
          <w:lang w:eastAsia="ru-RU"/>
        </w:rPr>
      </w:pPr>
      <w:r w:rsidRPr="00AC7F98">
        <w:rPr>
          <w:rFonts w:ascii="Times New Roman" w:eastAsia="Times New Roman" w:hAnsi="Times New Roman"/>
          <w:b/>
          <w:kern w:val="24"/>
          <w:sz w:val="28"/>
          <w:szCs w:val="28"/>
          <w:lang w:eastAsia="ru-RU"/>
        </w:rPr>
        <w:t>«СЕВЕРО-КАВКАЗСКИЙ ФЕДЕРАЛЬНЫЙ УНИВЕРСИТЕТ»</w:t>
      </w:r>
    </w:p>
    <w:p w14:paraId="16C8F1C5" w14:textId="5C1CFCAE" w:rsidR="00F15B67" w:rsidRPr="00AC7F98" w:rsidRDefault="00F15B67" w:rsidP="00F15B67">
      <w:pPr>
        <w:spacing w:after="0" w:line="240" w:lineRule="auto"/>
        <w:rPr>
          <w:rFonts w:ascii="Times New Roman" w:eastAsia="Times New Roman" w:hAnsi="Times New Roman"/>
          <w:b/>
          <w:bCs/>
          <w:kern w:val="24"/>
          <w:sz w:val="24"/>
          <w:szCs w:val="24"/>
          <w:lang w:eastAsia="ru-RU"/>
        </w:rPr>
      </w:pPr>
      <w:r w:rsidRPr="00AC7F98">
        <w:rPr>
          <w:rFonts w:ascii="Times New Roman" w:eastAsia="Times New Roman" w:hAnsi="Times New Roman"/>
          <w:b/>
          <w:bCs/>
          <w:kern w:val="24"/>
          <w:sz w:val="24"/>
          <w:szCs w:val="24"/>
          <w:lang w:eastAsia="ru-RU"/>
        </w:rPr>
        <w:t xml:space="preserve">Институт </w:t>
      </w:r>
      <w:r w:rsidR="00F2614E" w:rsidRPr="00CF5B93">
        <w:rPr>
          <w:rFonts w:ascii="Times New Roman" w:eastAsia="Times New Roman" w:hAnsi="Times New Roman"/>
          <w:b/>
          <w:bCs/>
          <w:color w:val="000000" w:themeColor="text1"/>
          <w:kern w:val="24"/>
          <w:sz w:val="24"/>
          <w:szCs w:val="24"/>
          <w:u w:val="single"/>
          <w:lang w:eastAsia="ru-RU"/>
        </w:rPr>
        <w:t>цифрового развития</w:t>
      </w:r>
    </w:p>
    <w:p w14:paraId="35EFBEED" w14:textId="0B458EC2" w:rsidR="00F15B67" w:rsidRPr="00AC7F98" w:rsidRDefault="00F15B67" w:rsidP="00F15B67">
      <w:pPr>
        <w:spacing w:after="0" w:line="240" w:lineRule="auto"/>
        <w:rPr>
          <w:rFonts w:ascii="Times New Roman" w:eastAsia="Times New Roman" w:hAnsi="Times New Roman"/>
          <w:b/>
          <w:bCs/>
          <w:kern w:val="24"/>
          <w:sz w:val="24"/>
          <w:szCs w:val="24"/>
          <w:lang w:eastAsia="ru-RU"/>
        </w:rPr>
      </w:pPr>
      <w:r w:rsidRPr="00AC7F98">
        <w:rPr>
          <w:rFonts w:ascii="Times New Roman" w:eastAsia="Times New Roman" w:hAnsi="Times New Roman"/>
          <w:b/>
          <w:bCs/>
          <w:kern w:val="24"/>
          <w:sz w:val="24"/>
          <w:szCs w:val="24"/>
          <w:lang w:eastAsia="ru-RU"/>
        </w:rPr>
        <w:t xml:space="preserve">Кафедра </w:t>
      </w:r>
      <w:r w:rsidR="00F2614E" w:rsidRPr="00CF5B93">
        <w:rPr>
          <w:rFonts w:ascii="Times New Roman" w:eastAsia="Times New Roman" w:hAnsi="Times New Roman"/>
          <w:b/>
          <w:bCs/>
          <w:color w:val="000000" w:themeColor="text1"/>
          <w:kern w:val="24"/>
          <w:sz w:val="24"/>
          <w:szCs w:val="24"/>
          <w:u w:val="single"/>
          <w:lang w:eastAsia="ru-RU"/>
        </w:rPr>
        <w:t>прикладной информатики</w:t>
      </w:r>
    </w:p>
    <w:p w14:paraId="497C51F4" w14:textId="77777777" w:rsidR="00F15B67" w:rsidRPr="00274A31" w:rsidRDefault="00F15B67" w:rsidP="00F15B67">
      <w:pPr>
        <w:spacing w:after="0" w:line="240" w:lineRule="auto"/>
        <w:jc w:val="center"/>
        <w:rPr>
          <w:rFonts w:ascii="Times New Roman" w:eastAsia="Times New Roman" w:hAnsi="Times New Roman"/>
          <w:b/>
          <w:bCs/>
          <w:kern w:val="24"/>
          <w:sz w:val="24"/>
          <w:szCs w:val="24"/>
          <w:lang w:eastAsia="ru-RU"/>
        </w:rPr>
      </w:pPr>
    </w:p>
    <w:p w14:paraId="4160DEE6" w14:textId="77777777" w:rsidR="00F15B67" w:rsidRPr="00274A31" w:rsidRDefault="00F15B67" w:rsidP="00F15B67">
      <w:pPr>
        <w:spacing w:after="0" w:line="240" w:lineRule="auto"/>
        <w:jc w:val="both"/>
        <w:rPr>
          <w:rFonts w:ascii="Times New Roman" w:eastAsia="Times New Roman" w:hAnsi="Times New Roman"/>
          <w:b/>
          <w:bCs/>
          <w:kern w:val="24"/>
          <w:sz w:val="24"/>
          <w:szCs w:val="24"/>
          <w:lang w:eastAsia="ru-RU"/>
        </w:rPr>
      </w:pPr>
      <w:r w:rsidRPr="00274A31">
        <w:rPr>
          <w:rFonts w:ascii="Times New Roman" w:eastAsia="Times New Roman" w:hAnsi="Times New Roman"/>
          <w:b/>
          <w:bCs/>
          <w:kern w:val="24"/>
          <w:sz w:val="24"/>
          <w:szCs w:val="24"/>
          <w:lang w:eastAsia="ru-RU"/>
        </w:rPr>
        <w:t>Утверждена распоряжением по институту</w:t>
      </w:r>
      <w:r w:rsidRPr="00274A31">
        <w:rPr>
          <w:rFonts w:ascii="Times New Roman" w:eastAsia="Times New Roman" w:hAnsi="Times New Roman"/>
          <w:b/>
          <w:bCs/>
          <w:kern w:val="24"/>
          <w:sz w:val="24"/>
          <w:szCs w:val="24"/>
          <w:lang w:eastAsia="ru-RU"/>
        </w:rPr>
        <w:tab/>
      </w:r>
      <w:r w:rsidRPr="00274A31">
        <w:rPr>
          <w:rFonts w:ascii="Times New Roman" w:eastAsia="Times New Roman" w:hAnsi="Times New Roman"/>
          <w:b/>
          <w:bCs/>
          <w:kern w:val="24"/>
          <w:sz w:val="24"/>
          <w:szCs w:val="24"/>
          <w:lang w:eastAsia="ru-RU"/>
        </w:rPr>
        <w:tab/>
      </w:r>
      <w:r w:rsidRPr="00274A31">
        <w:rPr>
          <w:rFonts w:ascii="Times New Roman" w:eastAsia="Times New Roman" w:hAnsi="Times New Roman"/>
          <w:b/>
          <w:bCs/>
          <w:kern w:val="24"/>
          <w:sz w:val="24"/>
          <w:szCs w:val="24"/>
          <w:lang w:eastAsia="ru-RU"/>
        </w:rPr>
        <w:tab/>
        <w:t xml:space="preserve">   Допущена к защите</w:t>
      </w:r>
    </w:p>
    <w:p w14:paraId="3C53EE8D" w14:textId="2B06929F" w:rsidR="00F15B67" w:rsidRPr="00AC7F98" w:rsidRDefault="00F15B67" w:rsidP="00F15B67">
      <w:pPr>
        <w:spacing w:after="0" w:line="240" w:lineRule="auto"/>
        <w:jc w:val="both"/>
        <w:rPr>
          <w:rFonts w:ascii="Times New Roman" w:eastAsia="Times New Roman" w:hAnsi="Times New Roman"/>
          <w:b/>
          <w:bCs/>
          <w:kern w:val="24"/>
          <w:sz w:val="24"/>
          <w:szCs w:val="24"/>
          <w:lang w:eastAsia="ru-RU"/>
        </w:rPr>
      </w:pPr>
      <w:r w:rsidRPr="00274A31">
        <w:rPr>
          <w:rFonts w:ascii="Times New Roman" w:eastAsia="Times New Roman" w:hAnsi="Times New Roman"/>
          <w:b/>
          <w:bCs/>
          <w:kern w:val="24"/>
          <w:sz w:val="24"/>
          <w:szCs w:val="24"/>
          <w:lang w:eastAsia="ru-RU"/>
        </w:rPr>
        <w:t xml:space="preserve">от </w:t>
      </w:r>
      <w:r w:rsidR="00F2614E" w:rsidRPr="00C1710C">
        <w:rPr>
          <w:rFonts w:ascii="Times New Roman" w:hAnsi="Times New Roman"/>
          <w:sz w:val="24"/>
          <w:szCs w:val="20"/>
          <w:u w:val="single"/>
        </w:rPr>
        <w:t xml:space="preserve">01.04.2024 </w:t>
      </w:r>
      <w:r w:rsidRPr="00274A31">
        <w:rPr>
          <w:rFonts w:ascii="Times New Roman" w:eastAsia="Times New Roman" w:hAnsi="Times New Roman"/>
          <w:b/>
          <w:bCs/>
          <w:kern w:val="24"/>
          <w:sz w:val="24"/>
          <w:szCs w:val="24"/>
          <w:lang w:eastAsia="ru-RU"/>
        </w:rPr>
        <w:t xml:space="preserve">№ </w:t>
      </w:r>
      <w:r w:rsidR="00F2614E" w:rsidRPr="00C1710C">
        <w:rPr>
          <w:rFonts w:ascii="Times New Roman" w:hAnsi="Times New Roman"/>
          <w:sz w:val="24"/>
          <w:szCs w:val="20"/>
          <w:u w:val="single"/>
        </w:rPr>
        <w:t>95-Р-12.00</w:t>
      </w:r>
      <w:r w:rsidRPr="00274A31">
        <w:rPr>
          <w:rFonts w:ascii="Times New Roman" w:eastAsia="Times New Roman" w:hAnsi="Times New Roman"/>
          <w:b/>
          <w:bCs/>
          <w:kern w:val="24"/>
          <w:sz w:val="24"/>
          <w:szCs w:val="24"/>
          <w:lang w:eastAsia="ru-RU"/>
        </w:rPr>
        <w:tab/>
      </w:r>
      <w:r w:rsidRPr="00AC7F98">
        <w:rPr>
          <w:rFonts w:ascii="Times New Roman" w:eastAsia="Times New Roman" w:hAnsi="Times New Roman"/>
          <w:b/>
          <w:bCs/>
          <w:kern w:val="24"/>
          <w:sz w:val="24"/>
          <w:szCs w:val="24"/>
          <w:lang w:eastAsia="ru-RU"/>
        </w:rPr>
        <w:tab/>
      </w:r>
      <w:r w:rsidRPr="00AC7F98">
        <w:rPr>
          <w:rFonts w:ascii="Times New Roman" w:eastAsia="Times New Roman" w:hAnsi="Times New Roman"/>
          <w:b/>
          <w:bCs/>
          <w:kern w:val="24"/>
          <w:sz w:val="24"/>
          <w:szCs w:val="24"/>
          <w:lang w:eastAsia="ru-RU"/>
        </w:rPr>
        <w:tab/>
      </w:r>
      <w:r w:rsidR="00EB12C8">
        <w:rPr>
          <w:rFonts w:ascii="Times New Roman" w:eastAsia="Times New Roman" w:hAnsi="Times New Roman"/>
          <w:b/>
          <w:bCs/>
          <w:kern w:val="24"/>
          <w:sz w:val="24"/>
          <w:szCs w:val="24"/>
          <w:lang w:eastAsia="ru-RU"/>
        </w:rPr>
        <w:tab/>
      </w:r>
      <w:r w:rsidRPr="00AC7F98">
        <w:rPr>
          <w:rFonts w:ascii="Times New Roman" w:eastAsia="Times New Roman" w:hAnsi="Times New Roman"/>
          <w:b/>
          <w:bCs/>
          <w:kern w:val="24"/>
          <w:sz w:val="24"/>
          <w:szCs w:val="24"/>
          <w:lang w:eastAsia="ru-RU"/>
        </w:rPr>
        <w:t xml:space="preserve"> «_____» _______________ 20___ г.</w:t>
      </w:r>
    </w:p>
    <w:p w14:paraId="69724801" w14:textId="30087F33" w:rsidR="0011669F" w:rsidRPr="00AC7F98" w:rsidRDefault="0011669F" w:rsidP="0011669F">
      <w:pPr>
        <w:spacing w:after="0" w:line="240" w:lineRule="auto"/>
        <w:ind w:left="3969"/>
        <w:jc w:val="both"/>
        <w:rPr>
          <w:rFonts w:ascii="Times New Roman" w:eastAsia="Times New Roman" w:hAnsi="Times New Roman"/>
          <w:i/>
          <w:iCs/>
          <w:kern w:val="24"/>
          <w:szCs w:val="24"/>
          <w:lang w:eastAsia="ru-RU"/>
        </w:rPr>
      </w:pPr>
      <w:r w:rsidRPr="00AC7F98">
        <w:rPr>
          <w:rFonts w:ascii="Times New Roman" w:eastAsia="Times New Roman" w:hAnsi="Times New Roman"/>
          <w:b/>
          <w:bCs/>
          <w:kern w:val="24"/>
          <w:sz w:val="24"/>
          <w:szCs w:val="24"/>
          <w:lang w:eastAsia="ru-RU"/>
        </w:rPr>
        <w:tab/>
      </w:r>
      <w:r w:rsidRPr="00AC7F98">
        <w:rPr>
          <w:rFonts w:ascii="Times New Roman" w:eastAsia="Times New Roman" w:hAnsi="Times New Roman"/>
          <w:b/>
          <w:bCs/>
          <w:kern w:val="24"/>
          <w:sz w:val="24"/>
          <w:szCs w:val="24"/>
          <w:lang w:eastAsia="ru-RU"/>
        </w:rPr>
        <w:tab/>
      </w:r>
      <w:r w:rsidRPr="00AC7F98">
        <w:rPr>
          <w:rFonts w:ascii="Times New Roman" w:eastAsia="Times New Roman" w:hAnsi="Times New Roman"/>
          <w:b/>
          <w:bCs/>
          <w:kern w:val="24"/>
          <w:szCs w:val="24"/>
          <w:lang w:eastAsia="ru-RU"/>
        </w:rPr>
        <w:t xml:space="preserve">Зав. кафедрой </w:t>
      </w:r>
      <w:r w:rsidRPr="00AC7F98">
        <w:rPr>
          <w:rFonts w:ascii="Times New Roman" w:eastAsia="Times New Roman" w:hAnsi="Times New Roman"/>
          <w:b/>
          <w:iCs/>
          <w:kern w:val="24"/>
          <w:szCs w:val="24"/>
          <w:lang w:eastAsia="ru-RU"/>
        </w:rPr>
        <w:t>прикладной информатики</w:t>
      </w:r>
      <w:r w:rsidRPr="00AC7F98">
        <w:rPr>
          <w:rFonts w:ascii="Times New Roman" w:eastAsia="Times New Roman" w:hAnsi="Times New Roman"/>
          <w:i/>
          <w:iCs/>
          <w:kern w:val="24"/>
          <w:szCs w:val="24"/>
          <w:lang w:eastAsia="ru-RU"/>
        </w:rPr>
        <w:t xml:space="preserve"> </w:t>
      </w:r>
    </w:p>
    <w:p w14:paraId="60413B3C" w14:textId="757828E6" w:rsidR="0011669F" w:rsidRPr="00AC7F98" w:rsidRDefault="0011669F" w:rsidP="0011669F">
      <w:pPr>
        <w:spacing w:after="0" w:line="240" w:lineRule="auto"/>
        <w:ind w:left="3969"/>
        <w:rPr>
          <w:rFonts w:ascii="Times New Roman" w:eastAsia="Times New Roman" w:hAnsi="Times New Roman"/>
          <w:kern w:val="24"/>
          <w:sz w:val="24"/>
          <w:szCs w:val="24"/>
          <w:lang w:eastAsia="ru-RU"/>
        </w:rPr>
      </w:pPr>
      <w:r w:rsidRPr="00AC7F98">
        <w:rPr>
          <w:rFonts w:ascii="Times New Roman" w:eastAsia="Times New Roman" w:hAnsi="Times New Roman"/>
          <w:i/>
          <w:iCs/>
          <w:kern w:val="24"/>
          <w:sz w:val="24"/>
          <w:szCs w:val="24"/>
          <w:lang w:eastAsia="ru-RU"/>
        </w:rPr>
        <w:tab/>
      </w:r>
      <w:r w:rsidRPr="00AC7F98">
        <w:rPr>
          <w:rFonts w:ascii="Times New Roman" w:eastAsia="Times New Roman" w:hAnsi="Times New Roman"/>
          <w:i/>
          <w:iCs/>
          <w:kern w:val="24"/>
          <w:sz w:val="24"/>
          <w:szCs w:val="24"/>
          <w:lang w:eastAsia="ru-RU"/>
        </w:rPr>
        <w:tab/>
      </w:r>
      <w:r w:rsidRPr="00AC7F98">
        <w:rPr>
          <w:rFonts w:ascii="Times New Roman" w:eastAsia="Times New Roman" w:hAnsi="Times New Roman"/>
          <w:i/>
          <w:iCs/>
          <w:kern w:val="24"/>
          <w:sz w:val="24"/>
          <w:szCs w:val="24"/>
          <w:u w:val="single"/>
          <w:lang w:eastAsia="ru-RU"/>
        </w:rPr>
        <w:t>к.э.н., доцент, Азаров Иван Валерьевич</w:t>
      </w:r>
    </w:p>
    <w:p w14:paraId="3C2A00B9" w14:textId="77777777" w:rsidR="00F15B67" w:rsidRPr="00AC7F98" w:rsidRDefault="00F15B67" w:rsidP="00F15B67">
      <w:pPr>
        <w:spacing w:after="0" w:line="240" w:lineRule="auto"/>
        <w:jc w:val="both"/>
        <w:rPr>
          <w:rFonts w:ascii="Times New Roman" w:eastAsia="Times New Roman" w:hAnsi="Times New Roman"/>
          <w:i/>
          <w:iCs/>
          <w:kern w:val="24"/>
          <w:sz w:val="24"/>
          <w:szCs w:val="24"/>
          <w:lang w:eastAsia="ru-RU"/>
        </w:rPr>
      </w:pPr>
      <w:r w:rsidRPr="00AC7F98">
        <w:rPr>
          <w:rFonts w:ascii="Times New Roman" w:eastAsia="Times New Roman" w:hAnsi="Times New Roman"/>
          <w:i/>
          <w:iCs/>
          <w:kern w:val="24"/>
          <w:sz w:val="24"/>
          <w:szCs w:val="24"/>
          <w:lang w:eastAsia="ru-RU"/>
        </w:rPr>
        <w:tab/>
      </w:r>
      <w:r w:rsidRPr="00AC7F98">
        <w:rPr>
          <w:rFonts w:ascii="Times New Roman" w:eastAsia="Times New Roman" w:hAnsi="Times New Roman"/>
          <w:i/>
          <w:iCs/>
          <w:kern w:val="24"/>
          <w:sz w:val="24"/>
          <w:szCs w:val="24"/>
          <w:lang w:eastAsia="ru-RU"/>
        </w:rPr>
        <w:tab/>
      </w:r>
      <w:r w:rsidRPr="00AC7F98">
        <w:rPr>
          <w:rFonts w:ascii="Times New Roman" w:eastAsia="Times New Roman" w:hAnsi="Times New Roman"/>
          <w:i/>
          <w:iCs/>
          <w:kern w:val="24"/>
          <w:sz w:val="24"/>
          <w:szCs w:val="24"/>
          <w:lang w:eastAsia="ru-RU"/>
        </w:rPr>
        <w:tab/>
      </w:r>
      <w:r w:rsidRPr="00AC7F98">
        <w:rPr>
          <w:rFonts w:ascii="Times New Roman" w:eastAsia="Times New Roman" w:hAnsi="Times New Roman"/>
          <w:i/>
          <w:iCs/>
          <w:kern w:val="24"/>
          <w:sz w:val="24"/>
          <w:szCs w:val="24"/>
          <w:lang w:eastAsia="ru-RU"/>
        </w:rPr>
        <w:tab/>
      </w:r>
      <w:r w:rsidRPr="00AC7F98">
        <w:rPr>
          <w:rFonts w:ascii="Times New Roman" w:eastAsia="Times New Roman" w:hAnsi="Times New Roman"/>
          <w:i/>
          <w:iCs/>
          <w:kern w:val="24"/>
          <w:sz w:val="24"/>
          <w:szCs w:val="24"/>
          <w:lang w:eastAsia="ru-RU"/>
        </w:rPr>
        <w:tab/>
      </w:r>
      <w:r w:rsidRPr="00AC7F98">
        <w:rPr>
          <w:rFonts w:ascii="Times New Roman" w:eastAsia="Times New Roman" w:hAnsi="Times New Roman"/>
          <w:i/>
          <w:iCs/>
          <w:kern w:val="24"/>
          <w:sz w:val="24"/>
          <w:szCs w:val="24"/>
          <w:lang w:eastAsia="ru-RU"/>
        </w:rPr>
        <w:tab/>
      </w:r>
      <w:r w:rsidRPr="00AC7F98">
        <w:rPr>
          <w:rFonts w:ascii="Times New Roman" w:eastAsia="Times New Roman" w:hAnsi="Times New Roman"/>
          <w:i/>
          <w:iCs/>
          <w:kern w:val="24"/>
          <w:sz w:val="24"/>
          <w:szCs w:val="24"/>
          <w:lang w:eastAsia="ru-RU"/>
        </w:rPr>
        <w:tab/>
        <w:t xml:space="preserve">(уч. степень, </w:t>
      </w:r>
      <w:proofErr w:type="spellStart"/>
      <w:r w:rsidRPr="00AC7F98">
        <w:rPr>
          <w:rFonts w:ascii="Times New Roman" w:eastAsia="Times New Roman" w:hAnsi="Times New Roman"/>
          <w:i/>
          <w:iCs/>
          <w:kern w:val="24"/>
          <w:sz w:val="24"/>
          <w:szCs w:val="24"/>
          <w:lang w:eastAsia="ru-RU"/>
        </w:rPr>
        <w:t>уч</w:t>
      </w:r>
      <w:proofErr w:type="spellEnd"/>
      <w:r w:rsidRPr="00AC7F98">
        <w:rPr>
          <w:rFonts w:ascii="Times New Roman" w:eastAsia="Times New Roman" w:hAnsi="Times New Roman"/>
          <w:i/>
          <w:iCs/>
          <w:kern w:val="24"/>
          <w:sz w:val="24"/>
          <w:szCs w:val="24"/>
          <w:lang w:eastAsia="ru-RU"/>
        </w:rPr>
        <w:t xml:space="preserve"> звание, ФИО зав. каф.)</w:t>
      </w:r>
    </w:p>
    <w:p w14:paraId="326A857C" w14:textId="77777777" w:rsidR="00F15B67" w:rsidRPr="00AC7F98" w:rsidRDefault="00F15B67" w:rsidP="00F15B67">
      <w:pPr>
        <w:spacing w:after="0" w:line="240" w:lineRule="auto"/>
        <w:jc w:val="right"/>
        <w:rPr>
          <w:rFonts w:ascii="Times New Roman" w:eastAsia="Times New Roman" w:hAnsi="Times New Roman"/>
          <w:b/>
          <w:bCs/>
          <w:kern w:val="24"/>
          <w:sz w:val="24"/>
          <w:szCs w:val="24"/>
          <w:lang w:eastAsia="ru-RU"/>
        </w:rPr>
      </w:pPr>
      <w:r w:rsidRPr="00AC7F98">
        <w:rPr>
          <w:rFonts w:ascii="Times New Roman" w:eastAsia="Times New Roman" w:hAnsi="Times New Roman"/>
          <w:i/>
          <w:iCs/>
          <w:kern w:val="24"/>
          <w:sz w:val="24"/>
          <w:szCs w:val="24"/>
          <w:lang w:eastAsia="ru-RU"/>
        </w:rPr>
        <w:tab/>
      </w:r>
      <w:r w:rsidRPr="00AC7F98">
        <w:rPr>
          <w:rFonts w:ascii="Times New Roman" w:eastAsia="Times New Roman" w:hAnsi="Times New Roman"/>
          <w:i/>
          <w:iCs/>
          <w:kern w:val="24"/>
          <w:sz w:val="24"/>
          <w:szCs w:val="24"/>
          <w:lang w:eastAsia="ru-RU"/>
        </w:rPr>
        <w:tab/>
      </w:r>
      <w:r w:rsidRPr="00AC7F98">
        <w:rPr>
          <w:rFonts w:ascii="Times New Roman" w:eastAsia="Times New Roman" w:hAnsi="Times New Roman"/>
          <w:i/>
          <w:iCs/>
          <w:kern w:val="24"/>
          <w:sz w:val="24"/>
          <w:szCs w:val="24"/>
          <w:lang w:eastAsia="ru-RU"/>
        </w:rPr>
        <w:tab/>
      </w:r>
      <w:r w:rsidRPr="00AC7F98">
        <w:rPr>
          <w:rFonts w:ascii="Times New Roman" w:eastAsia="Times New Roman" w:hAnsi="Times New Roman"/>
          <w:i/>
          <w:iCs/>
          <w:kern w:val="24"/>
          <w:sz w:val="24"/>
          <w:szCs w:val="24"/>
          <w:lang w:eastAsia="ru-RU"/>
        </w:rPr>
        <w:tab/>
      </w:r>
      <w:r w:rsidRPr="00AC7F98">
        <w:rPr>
          <w:rFonts w:ascii="Times New Roman" w:eastAsia="Times New Roman" w:hAnsi="Times New Roman"/>
          <w:i/>
          <w:iCs/>
          <w:kern w:val="24"/>
          <w:sz w:val="24"/>
          <w:szCs w:val="24"/>
          <w:lang w:eastAsia="ru-RU"/>
        </w:rPr>
        <w:tab/>
      </w:r>
      <w:r w:rsidRPr="00AC7F98">
        <w:rPr>
          <w:rFonts w:ascii="Times New Roman" w:eastAsia="Times New Roman" w:hAnsi="Times New Roman"/>
          <w:i/>
          <w:iCs/>
          <w:kern w:val="24"/>
          <w:sz w:val="24"/>
          <w:szCs w:val="24"/>
          <w:lang w:eastAsia="ru-RU"/>
        </w:rPr>
        <w:tab/>
      </w:r>
      <w:r w:rsidRPr="00AC7F98">
        <w:rPr>
          <w:rFonts w:ascii="Times New Roman" w:eastAsia="Times New Roman" w:hAnsi="Times New Roman"/>
          <w:i/>
          <w:iCs/>
          <w:kern w:val="24"/>
          <w:sz w:val="24"/>
          <w:szCs w:val="24"/>
          <w:lang w:eastAsia="ru-RU"/>
        </w:rPr>
        <w:tab/>
      </w:r>
      <w:r w:rsidRPr="00AC7F98">
        <w:rPr>
          <w:rFonts w:ascii="Times New Roman" w:eastAsia="Times New Roman" w:hAnsi="Times New Roman"/>
          <w:b/>
          <w:bCs/>
          <w:kern w:val="24"/>
          <w:sz w:val="24"/>
          <w:szCs w:val="24"/>
          <w:lang w:eastAsia="ru-RU"/>
        </w:rPr>
        <w:t>_______________________________</w:t>
      </w:r>
    </w:p>
    <w:p w14:paraId="3B8FBC71" w14:textId="77777777" w:rsidR="00F15B67" w:rsidRPr="00AC7F98" w:rsidRDefault="00F15B67" w:rsidP="00F15B67">
      <w:pPr>
        <w:spacing w:after="0" w:line="240" w:lineRule="auto"/>
        <w:jc w:val="both"/>
        <w:rPr>
          <w:rFonts w:ascii="Times New Roman" w:eastAsia="Times New Roman" w:hAnsi="Times New Roman"/>
          <w:i/>
          <w:iCs/>
          <w:kern w:val="24"/>
          <w:sz w:val="24"/>
          <w:szCs w:val="24"/>
          <w:lang w:eastAsia="ru-RU"/>
        </w:rPr>
      </w:pPr>
      <w:r w:rsidRPr="00AC7F98">
        <w:rPr>
          <w:rFonts w:ascii="Times New Roman" w:eastAsia="Times New Roman" w:hAnsi="Times New Roman"/>
          <w:b/>
          <w:bCs/>
          <w:kern w:val="24"/>
          <w:sz w:val="24"/>
          <w:szCs w:val="24"/>
          <w:lang w:eastAsia="ru-RU"/>
        </w:rPr>
        <w:tab/>
      </w:r>
      <w:r w:rsidRPr="00AC7F98">
        <w:rPr>
          <w:rFonts w:ascii="Times New Roman" w:eastAsia="Times New Roman" w:hAnsi="Times New Roman"/>
          <w:b/>
          <w:bCs/>
          <w:kern w:val="24"/>
          <w:sz w:val="24"/>
          <w:szCs w:val="24"/>
          <w:lang w:eastAsia="ru-RU"/>
        </w:rPr>
        <w:tab/>
      </w:r>
      <w:r w:rsidRPr="00AC7F98">
        <w:rPr>
          <w:rFonts w:ascii="Times New Roman" w:eastAsia="Times New Roman" w:hAnsi="Times New Roman"/>
          <w:b/>
          <w:bCs/>
          <w:kern w:val="24"/>
          <w:sz w:val="24"/>
          <w:szCs w:val="24"/>
          <w:lang w:eastAsia="ru-RU"/>
        </w:rPr>
        <w:tab/>
      </w:r>
      <w:r w:rsidRPr="00AC7F98">
        <w:rPr>
          <w:rFonts w:ascii="Times New Roman" w:eastAsia="Times New Roman" w:hAnsi="Times New Roman"/>
          <w:b/>
          <w:bCs/>
          <w:kern w:val="24"/>
          <w:sz w:val="24"/>
          <w:szCs w:val="24"/>
          <w:lang w:eastAsia="ru-RU"/>
        </w:rPr>
        <w:tab/>
      </w:r>
      <w:r w:rsidRPr="00AC7F98">
        <w:rPr>
          <w:rFonts w:ascii="Times New Roman" w:eastAsia="Times New Roman" w:hAnsi="Times New Roman"/>
          <w:b/>
          <w:bCs/>
          <w:kern w:val="24"/>
          <w:sz w:val="24"/>
          <w:szCs w:val="24"/>
          <w:lang w:eastAsia="ru-RU"/>
        </w:rPr>
        <w:tab/>
      </w:r>
      <w:r w:rsidRPr="00AC7F98">
        <w:rPr>
          <w:rFonts w:ascii="Times New Roman" w:eastAsia="Times New Roman" w:hAnsi="Times New Roman"/>
          <w:b/>
          <w:bCs/>
          <w:kern w:val="24"/>
          <w:sz w:val="24"/>
          <w:szCs w:val="24"/>
          <w:lang w:eastAsia="ru-RU"/>
        </w:rPr>
        <w:tab/>
      </w:r>
      <w:r w:rsidRPr="00AC7F98">
        <w:rPr>
          <w:rFonts w:ascii="Times New Roman" w:eastAsia="Times New Roman" w:hAnsi="Times New Roman"/>
          <w:b/>
          <w:bCs/>
          <w:kern w:val="24"/>
          <w:sz w:val="24"/>
          <w:szCs w:val="24"/>
          <w:lang w:eastAsia="ru-RU"/>
        </w:rPr>
        <w:tab/>
      </w:r>
      <w:r w:rsidRPr="00AC7F98">
        <w:rPr>
          <w:rFonts w:ascii="Times New Roman" w:eastAsia="Times New Roman" w:hAnsi="Times New Roman"/>
          <w:b/>
          <w:bCs/>
          <w:kern w:val="24"/>
          <w:sz w:val="24"/>
          <w:szCs w:val="24"/>
          <w:lang w:eastAsia="ru-RU"/>
        </w:rPr>
        <w:tab/>
      </w:r>
      <w:r w:rsidRPr="00AC7F98">
        <w:rPr>
          <w:rFonts w:ascii="Times New Roman" w:eastAsia="Times New Roman" w:hAnsi="Times New Roman"/>
          <w:b/>
          <w:bCs/>
          <w:kern w:val="24"/>
          <w:sz w:val="24"/>
          <w:szCs w:val="24"/>
          <w:lang w:eastAsia="ru-RU"/>
        </w:rPr>
        <w:tab/>
      </w:r>
      <w:r w:rsidRPr="00AC7F98">
        <w:rPr>
          <w:rFonts w:ascii="Times New Roman" w:eastAsia="Times New Roman" w:hAnsi="Times New Roman"/>
          <w:i/>
          <w:iCs/>
          <w:kern w:val="24"/>
          <w:sz w:val="24"/>
          <w:szCs w:val="24"/>
          <w:lang w:eastAsia="ru-RU"/>
        </w:rPr>
        <w:t>(подпись зав. кафедрой)</w:t>
      </w:r>
    </w:p>
    <w:p w14:paraId="143CFF17" w14:textId="77777777" w:rsidR="00F15B67" w:rsidRPr="00AC7F98" w:rsidRDefault="00F15B67" w:rsidP="00F15B67">
      <w:pPr>
        <w:spacing w:after="0" w:line="240" w:lineRule="auto"/>
        <w:jc w:val="both"/>
        <w:rPr>
          <w:rFonts w:ascii="Times New Roman" w:eastAsia="Times New Roman" w:hAnsi="Times New Roman"/>
          <w:i/>
          <w:iCs/>
          <w:kern w:val="24"/>
          <w:sz w:val="24"/>
          <w:szCs w:val="24"/>
          <w:lang w:eastAsia="ru-RU"/>
        </w:rPr>
      </w:pPr>
      <w:r w:rsidRPr="00AC7F98">
        <w:rPr>
          <w:rFonts w:ascii="Times New Roman" w:eastAsia="Times New Roman" w:hAnsi="Times New Roman"/>
          <w:i/>
          <w:iCs/>
          <w:kern w:val="24"/>
          <w:sz w:val="24"/>
          <w:szCs w:val="24"/>
          <w:lang w:eastAsia="ru-RU"/>
        </w:rPr>
        <w:tab/>
      </w:r>
      <w:r w:rsidRPr="00AC7F98">
        <w:rPr>
          <w:rFonts w:ascii="Times New Roman" w:eastAsia="Times New Roman" w:hAnsi="Times New Roman"/>
          <w:i/>
          <w:iCs/>
          <w:kern w:val="24"/>
          <w:sz w:val="24"/>
          <w:szCs w:val="24"/>
          <w:lang w:eastAsia="ru-RU"/>
        </w:rPr>
        <w:tab/>
      </w:r>
      <w:r w:rsidRPr="00AC7F98">
        <w:rPr>
          <w:rFonts w:ascii="Times New Roman" w:eastAsia="Times New Roman" w:hAnsi="Times New Roman"/>
          <w:i/>
          <w:iCs/>
          <w:kern w:val="24"/>
          <w:sz w:val="24"/>
          <w:szCs w:val="24"/>
          <w:lang w:eastAsia="ru-RU"/>
        </w:rPr>
        <w:tab/>
      </w:r>
      <w:r w:rsidRPr="00AC7F98">
        <w:rPr>
          <w:rFonts w:ascii="Times New Roman" w:eastAsia="Times New Roman" w:hAnsi="Times New Roman"/>
          <w:i/>
          <w:iCs/>
          <w:kern w:val="24"/>
          <w:sz w:val="24"/>
          <w:szCs w:val="24"/>
          <w:lang w:eastAsia="ru-RU"/>
        </w:rPr>
        <w:tab/>
      </w:r>
      <w:r w:rsidRPr="00AC7F98">
        <w:rPr>
          <w:rFonts w:ascii="Times New Roman" w:eastAsia="Times New Roman" w:hAnsi="Times New Roman"/>
          <w:i/>
          <w:iCs/>
          <w:kern w:val="24"/>
          <w:sz w:val="24"/>
          <w:szCs w:val="24"/>
          <w:lang w:eastAsia="ru-RU"/>
        </w:rPr>
        <w:tab/>
      </w:r>
      <w:r w:rsidRPr="00AC7F98">
        <w:rPr>
          <w:rFonts w:ascii="Times New Roman" w:eastAsia="Times New Roman" w:hAnsi="Times New Roman"/>
          <w:i/>
          <w:iCs/>
          <w:kern w:val="24"/>
          <w:sz w:val="24"/>
          <w:szCs w:val="24"/>
          <w:lang w:eastAsia="ru-RU"/>
        </w:rPr>
        <w:tab/>
      </w:r>
      <w:r w:rsidRPr="00AC7F98">
        <w:rPr>
          <w:rFonts w:ascii="Times New Roman" w:eastAsia="Times New Roman" w:hAnsi="Times New Roman"/>
          <w:i/>
          <w:iCs/>
          <w:kern w:val="24"/>
          <w:sz w:val="24"/>
          <w:szCs w:val="24"/>
          <w:lang w:eastAsia="ru-RU"/>
        </w:rPr>
        <w:tab/>
      </w:r>
      <w:r w:rsidRPr="00AC7F98">
        <w:rPr>
          <w:rFonts w:ascii="Times New Roman" w:eastAsia="Times New Roman" w:hAnsi="Times New Roman"/>
          <w:i/>
          <w:iCs/>
          <w:kern w:val="24"/>
          <w:sz w:val="24"/>
          <w:szCs w:val="24"/>
          <w:lang w:eastAsia="ru-RU"/>
        </w:rPr>
        <w:tab/>
      </w:r>
    </w:p>
    <w:p w14:paraId="0312C623" w14:textId="77777777" w:rsidR="00F15B67" w:rsidRPr="00AC7F98" w:rsidRDefault="00F15B67" w:rsidP="00F15B67">
      <w:pPr>
        <w:keepNext/>
        <w:spacing w:before="240" w:after="60" w:line="240" w:lineRule="auto"/>
        <w:jc w:val="center"/>
        <w:outlineLvl w:val="0"/>
        <w:rPr>
          <w:rFonts w:ascii="Times New Roman" w:eastAsia="Times New Roman" w:hAnsi="Times New Roman"/>
          <w:b/>
          <w:bCs/>
          <w:kern w:val="32"/>
          <w:sz w:val="32"/>
          <w:szCs w:val="32"/>
          <w:lang w:eastAsia="ru-RU"/>
        </w:rPr>
      </w:pPr>
      <w:bookmarkStart w:id="0" w:name="_Toc479751548"/>
      <w:bookmarkStart w:id="1" w:name="_Toc479753528"/>
      <w:bookmarkStart w:id="2" w:name="_Toc509740070"/>
      <w:bookmarkStart w:id="3" w:name="_Toc25849010"/>
      <w:bookmarkStart w:id="4" w:name="_Toc168921863"/>
      <w:r w:rsidRPr="00AC7F98">
        <w:rPr>
          <w:rFonts w:ascii="Times New Roman" w:eastAsia="Times New Roman" w:hAnsi="Times New Roman"/>
          <w:b/>
          <w:bCs/>
          <w:kern w:val="32"/>
          <w:sz w:val="32"/>
          <w:szCs w:val="32"/>
          <w:lang w:eastAsia="ru-RU"/>
        </w:rPr>
        <w:t>ВЫПУСКНАЯ КВАЛИФИКАЦИОННАЯ РАБОТА</w:t>
      </w:r>
      <w:bookmarkEnd w:id="0"/>
      <w:bookmarkEnd w:id="1"/>
      <w:bookmarkEnd w:id="2"/>
      <w:bookmarkEnd w:id="3"/>
      <w:bookmarkEnd w:id="4"/>
    </w:p>
    <w:p w14:paraId="066C8695" w14:textId="77777777" w:rsidR="000F6162" w:rsidRPr="00AC7F98" w:rsidRDefault="000F6162" w:rsidP="000F6162">
      <w:pPr>
        <w:spacing w:after="0" w:line="240" w:lineRule="auto"/>
        <w:jc w:val="center"/>
        <w:rPr>
          <w:rFonts w:ascii="Times New Roman" w:eastAsia="Times New Roman" w:hAnsi="Times New Roman"/>
          <w:b/>
          <w:bCs/>
          <w:i/>
          <w:iCs/>
          <w:kern w:val="24"/>
          <w:sz w:val="24"/>
          <w:szCs w:val="24"/>
          <w:u w:val="single"/>
          <w:lang w:eastAsia="ru-RU"/>
        </w:rPr>
      </w:pPr>
      <w:r w:rsidRPr="00AC7F98">
        <w:rPr>
          <w:rFonts w:ascii="Times New Roman" w:hAnsi="Times New Roman"/>
          <w:b/>
          <w:bCs/>
          <w:color w:val="000000"/>
          <w:sz w:val="24"/>
          <w:szCs w:val="24"/>
          <w:u w:val="single"/>
        </w:rPr>
        <w:t>Разработка информационной подсистемы для контроля поручений сотрудников организации на примере ФГАОУ ВО «Северо-Кавказский федеральный университет», г. Ставрополь</w:t>
      </w:r>
      <w:r w:rsidRPr="00AC7F98">
        <w:rPr>
          <w:rFonts w:ascii="Times New Roman" w:eastAsia="Times New Roman" w:hAnsi="Times New Roman"/>
          <w:b/>
          <w:bCs/>
          <w:i/>
          <w:iCs/>
          <w:kern w:val="24"/>
          <w:sz w:val="24"/>
          <w:szCs w:val="24"/>
          <w:u w:val="single"/>
          <w:lang w:eastAsia="ru-RU"/>
        </w:rPr>
        <w:t xml:space="preserve"> </w:t>
      </w:r>
    </w:p>
    <w:p w14:paraId="1BDD990E" w14:textId="0C73C664" w:rsidR="00F15B67" w:rsidRPr="00AC7F98" w:rsidRDefault="000F6162" w:rsidP="000F6162">
      <w:pPr>
        <w:spacing w:after="0" w:line="240" w:lineRule="auto"/>
        <w:jc w:val="center"/>
        <w:rPr>
          <w:rFonts w:ascii="Times New Roman" w:eastAsia="Times New Roman" w:hAnsi="Times New Roman"/>
          <w:i/>
          <w:iCs/>
          <w:kern w:val="24"/>
          <w:sz w:val="24"/>
          <w:szCs w:val="24"/>
          <w:lang w:eastAsia="ru-RU"/>
        </w:rPr>
      </w:pPr>
      <w:r w:rsidRPr="00AC7F98">
        <w:rPr>
          <w:rFonts w:ascii="Times New Roman" w:eastAsia="Times New Roman" w:hAnsi="Times New Roman"/>
          <w:i/>
          <w:iCs/>
          <w:kern w:val="24"/>
          <w:sz w:val="24"/>
          <w:szCs w:val="24"/>
          <w:lang w:eastAsia="ru-RU"/>
        </w:rPr>
        <w:t xml:space="preserve"> </w:t>
      </w:r>
      <w:r w:rsidR="00F15B67" w:rsidRPr="00AC7F98">
        <w:rPr>
          <w:rFonts w:ascii="Times New Roman" w:eastAsia="Times New Roman" w:hAnsi="Times New Roman"/>
          <w:i/>
          <w:iCs/>
          <w:kern w:val="24"/>
          <w:sz w:val="24"/>
          <w:szCs w:val="24"/>
          <w:lang w:eastAsia="ru-RU"/>
        </w:rPr>
        <w:t>(название  работы)</w:t>
      </w:r>
    </w:p>
    <w:p w14:paraId="1F455F76" w14:textId="77777777" w:rsidR="00F15B67" w:rsidRPr="00AC7F98" w:rsidRDefault="00F15B67" w:rsidP="00F15B67">
      <w:pPr>
        <w:spacing w:after="0" w:line="240" w:lineRule="auto"/>
        <w:jc w:val="center"/>
        <w:rPr>
          <w:rFonts w:ascii="Times New Roman" w:eastAsia="Times New Roman" w:hAnsi="Times New Roman"/>
          <w:i/>
          <w:iCs/>
          <w:kern w:val="24"/>
          <w:sz w:val="24"/>
          <w:szCs w:val="24"/>
          <w:lang w:eastAsia="ru-RU"/>
        </w:rPr>
      </w:pPr>
    </w:p>
    <w:p w14:paraId="3E9DEFDF" w14:textId="77777777" w:rsidR="00D11D9A" w:rsidRPr="00274A31" w:rsidRDefault="00D11D9A" w:rsidP="00D11D9A">
      <w:pPr>
        <w:spacing w:line="240" w:lineRule="atLeast"/>
        <w:contextualSpacing/>
        <w:rPr>
          <w:rFonts w:ascii="Times New Roman" w:eastAsia="Times New Roman" w:hAnsi="Times New Roman"/>
          <w:b/>
          <w:bCs/>
          <w:color w:val="000000" w:themeColor="text1"/>
          <w:kern w:val="24"/>
          <w:sz w:val="24"/>
          <w:szCs w:val="24"/>
          <w:lang w:eastAsia="ru-RU"/>
        </w:rPr>
      </w:pPr>
      <w:r w:rsidRPr="00274A31">
        <w:rPr>
          <w:rFonts w:ascii="Times New Roman" w:eastAsia="Times New Roman" w:hAnsi="Times New Roman"/>
          <w:b/>
          <w:bCs/>
          <w:color w:val="000000" w:themeColor="text1"/>
          <w:kern w:val="24"/>
          <w:sz w:val="24"/>
          <w:szCs w:val="24"/>
          <w:lang w:eastAsia="ru-RU"/>
        </w:rPr>
        <w:t>Рецензенты:</w:t>
      </w:r>
      <w:r w:rsidRPr="00274A31">
        <w:rPr>
          <w:rFonts w:ascii="Times New Roman" w:eastAsia="Times New Roman" w:hAnsi="Times New Roman"/>
          <w:b/>
          <w:bCs/>
          <w:color w:val="000000" w:themeColor="text1"/>
          <w:kern w:val="24"/>
          <w:sz w:val="24"/>
          <w:szCs w:val="24"/>
          <w:lang w:eastAsia="ru-RU"/>
        </w:rPr>
        <w:tab/>
      </w:r>
      <w:r w:rsidRPr="00274A31">
        <w:rPr>
          <w:rFonts w:ascii="Times New Roman" w:eastAsia="Times New Roman" w:hAnsi="Times New Roman"/>
          <w:b/>
          <w:bCs/>
          <w:color w:val="000000" w:themeColor="text1"/>
          <w:kern w:val="24"/>
          <w:sz w:val="24"/>
          <w:szCs w:val="24"/>
          <w:lang w:eastAsia="ru-RU"/>
        </w:rPr>
        <w:tab/>
      </w:r>
      <w:r w:rsidRPr="00274A31">
        <w:rPr>
          <w:rFonts w:ascii="Times New Roman" w:eastAsia="Times New Roman" w:hAnsi="Times New Roman"/>
          <w:b/>
          <w:bCs/>
          <w:color w:val="000000" w:themeColor="text1"/>
          <w:kern w:val="24"/>
          <w:sz w:val="24"/>
          <w:szCs w:val="24"/>
          <w:lang w:eastAsia="ru-RU"/>
        </w:rPr>
        <w:tab/>
      </w:r>
      <w:r w:rsidRPr="00274A31">
        <w:rPr>
          <w:rFonts w:ascii="Times New Roman" w:eastAsia="Times New Roman" w:hAnsi="Times New Roman"/>
          <w:b/>
          <w:bCs/>
          <w:color w:val="000000" w:themeColor="text1"/>
          <w:kern w:val="24"/>
          <w:sz w:val="24"/>
          <w:szCs w:val="24"/>
          <w:lang w:eastAsia="ru-RU"/>
        </w:rPr>
        <w:tab/>
      </w:r>
      <w:r w:rsidRPr="00274A31">
        <w:rPr>
          <w:rFonts w:ascii="Times New Roman" w:eastAsia="Times New Roman" w:hAnsi="Times New Roman"/>
          <w:b/>
          <w:bCs/>
          <w:color w:val="000000" w:themeColor="text1"/>
          <w:kern w:val="24"/>
          <w:sz w:val="24"/>
          <w:szCs w:val="24"/>
          <w:lang w:eastAsia="ru-RU"/>
        </w:rPr>
        <w:tab/>
      </w:r>
      <w:r w:rsidRPr="00274A31">
        <w:rPr>
          <w:rFonts w:ascii="Times New Roman" w:eastAsia="Times New Roman" w:hAnsi="Times New Roman"/>
          <w:b/>
          <w:bCs/>
          <w:color w:val="000000" w:themeColor="text1"/>
          <w:kern w:val="24"/>
          <w:sz w:val="24"/>
          <w:szCs w:val="24"/>
          <w:lang w:eastAsia="ru-RU"/>
        </w:rPr>
        <w:tab/>
      </w:r>
      <w:r w:rsidRPr="00274A31">
        <w:rPr>
          <w:rFonts w:ascii="Times New Roman" w:eastAsia="Times New Roman" w:hAnsi="Times New Roman"/>
          <w:b/>
          <w:bCs/>
          <w:color w:val="000000" w:themeColor="text1"/>
          <w:kern w:val="24"/>
          <w:sz w:val="24"/>
          <w:szCs w:val="24"/>
          <w:lang w:eastAsia="ru-RU"/>
        </w:rPr>
        <w:tab/>
        <w:t xml:space="preserve"> Выполнил:</w:t>
      </w:r>
    </w:p>
    <w:p w14:paraId="4C0818AD" w14:textId="277E8762" w:rsidR="00D11D9A" w:rsidRPr="00274A31" w:rsidRDefault="00D11D9A" w:rsidP="00D11D9A">
      <w:pPr>
        <w:spacing w:line="240" w:lineRule="atLeast"/>
        <w:ind w:left="4956" w:hanging="4956"/>
        <w:contextualSpacing/>
        <w:rPr>
          <w:rFonts w:ascii="Times New Roman" w:eastAsia="Times New Roman" w:hAnsi="Times New Roman"/>
          <w:b/>
          <w:bCs/>
          <w:color w:val="000000" w:themeColor="text1"/>
          <w:kern w:val="24"/>
          <w:sz w:val="24"/>
          <w:szCs w:val="24"/>
          <w:lang w:eastAsia="ru-RU"/>
        </w:rPr>
      </w:pPr>
      <w:r w:rsidRPr="00C1710C">
        <w:rPr>
          <w:rFonts w:ascii="Times New Roman" w:hAnsi="Times New Roman"/>
          <w:b/>
          <w:bCs/>
          <w:color w:val="000000" w:themeColor="text1"/>
          <w:sz w:val="24"/>
          <w:szCs w:val="20"/>
          <w:u w:val="single"/>
          <w:shd w:val="clear" w:color="auto" w:fill="FFFFFF"/>
        </w:rPr>
        <w:t>Бондаренко Галина Васильевна</w:t>
      </w:r>
      <w:r w:rsidRPr="00274A31">
        <w:rPr>
          <w:rFonts w:ascii="Times New Roman" w:eastAsia="Times New Roman" w:hAnsi="Times New Roman"/>
          <w:b/>
          <w:bCs/>
          <w:color w:val="000000" w:themeColor="text1"/>
          <w:kern w:val="24"/>
          <w:sz w:val="24"/>
          <w:szCs w:val="24"/>
          <w:lang w:eastAsia="ru-RU"/>
        </w:rPr>
        <w:tab/>
      </w:r>
      <w:r w:rsidRPr="00274A31">
        <w:rPr>
          <w:rFonts w:ascii="Times New Roman" w:eastAsia="Times New Roman" w:hAnsi="Times New Roman"/>
          <w:b/>
          <w:bCs/>
          <w:color w:val="000000" w:themeColor="text1"/>
          <w:kern w:val="24"/>
          <w:sz w:val="24"/>
          <w:szCs w:val="24"/>
          <w:u w:val="single"/>
          <w:lang w:eastAsia="ru-RU"/>
        </w:rPr>
        <w:t>Гандаев Никамагомед Исагаджиевич</w:t>
      </w:r>
    </w:p>
    <w:p w14:paraId="6DA77671" w14:textId="77777777" w:rsidR="00D11D9A" w:rsidRPr="00274A31" w:rsidRDefault="00D11D9A" w:rsidP="00D11D9A">
      <w:pPr>
        <w:spacing w:line="240" w:lineRule="atLeast"/>
        <w:ind w:left="708" w:firstLine="708"/>
        <w:contextualSpacing/>
        <w:rPr>
          <w:rFonts w:ascii="Times New Roman" w:eastAsia="Times New Roman" w:hAnsi="Times New Roman"/>
          <w:i/>
          <w:iCs/>
          <w:color w:val="000000" w:themeColor="text1"/>
          <w:kern w:val="24"/>
          <w:sz w:val="24"/>
          <w:szCs w:val="24"/>
          <w:lang w:eastAsia="ru-RU"/>
        </w:rPr>
      </w:pPr>
      <w:r w:rsidRPr="00274A31">
        <w:rPr>
          <w:rFonts w:ascii="Times New Roman" w:eastAsia="Times New Roman" w:hAnsi="Times New Roman"/>
          <w:i/>
          <w:iCs/>
          <w:color w:val="000000" w:themeColor="text1"/>
          <w:kern w:val="24"/>
          <w:sz w:val="24"/>
          <w:szCs w:val="24"/>
          <w:lang w:eastAsia="ru-RU"/>
        </w:rPr>
        <w:t>(ФИО)</w:t>
      </w:r>
      <w:r w:rsidRPr="00274A31">
        <w:rPr>
          <w:rFonts w:ascii="Times New Roman" w:eastAsia="Times New Roman" w:hAnsi="Times New Roman"/>
          <w:i/>
          <w:iCs/>
          <w:color w:val="000000" w:themeColor="text1"/>
          <w:kern w:val="24"/>
          <w:sz w:val="24"/>
          <w:szCs w:val="24"/>
          <w:lang w:eastAsia="ru-RU"/>
        </w:rPr>
        <w:tab/>
      </w:r>
      <w:r w:rsidRPr="00274A31">
        <w:rPr>
          <w:rFonts w:ascii="Times New Roman" w:eastAsia="Times New Roman" w:hAnsi="Times New Roman"/>
          <w:i/>
          <w:iCs/>
          <w:color w:val="000000" w:themeColor="text1"/>
          <w:kern w:val="24"/>
          <w:sz w:val="24"/>
          <w:szCs w:val="24"/>
          <w:lang w:eastAsia="ru-RU"/>
        </w:rPr>
        <w:tab/>
      </w:r>
      <w:r w:rsidRPr="00274A31">
        <w:rPr>
          <w:rFonts w:ascii="Times New Roman" w:eastAsia="Times New Roman" w:hAnsi="Times New Roman"/>
          <w:i/>
          <w:iCs/>
          <w:color w:val="000000" w:themeColor="text1"/>
          <w:kern w:val="24"/>
          <w:sz w:val="24"/>
          <w:szCs w:val="24"/>
          <w:lang w:eastAsia="ru-RU"/>
        </w:rPr>
        <w:tab/>
      </w:r>
      <w:r w:rsidRPr="00274A31">
        <w:rPr>
          <w:rFonts w:ascii="Times New Roman" w:eastAsia="Times New Roman" w:hAnsi="Times New Roman"/>
          <w:i/>
          <w:iCs/>
          <w:color w:val="000000" w:themeColor="text1"/>
          <w:kern w:val="24"/>
          <w:sz w:val="24"/>
          <w:szCs w:val="24"/>
          <w:lang w:eastAsia="ru-RU"/>
        </w:rPr>
        <w:tab/>
      </w:r>
      <w:r w:rsidRPr="00274A31">
        <w:rPr>
          <w:rFonts w:ascii="Times New Roman" w:eastAsia="Times New Roman" w:hAnsi="Times New Roman"/>
          <w:i/>
          <w:iCs/>
          <w:color w:val="000000" w:themeColor="text1"/>
          <w:kern w:val="24"/>
          <w:sz w:val="24"/>
          <w:szCs w:val="24"/>
          <w:lang w:eastAsia="ru-RU"/>
        </w:rPr>
        <w:tab/>
      </w:r>
      <w:r w:rsidRPr="00274A31">
        <w:rPr>
          <w:rFonts w:ascii="Times New Roman" w:eastAsia="Times New Roman" w:hAnsi="Times New Roman"/>
          <w:i/>
          <w:iCs/>
          <w:color w:val="000000" w:themeColor="text1"/>
          <w:kern w:val="24"/>
          <w:sz w:val="24"/>
          <w:szCs w:val="24"/>
          <w:lang w:eastAsia="ru-RU"/>
        </w:rPr>
        <w:tab/>
      </w:r>
      <w:r w:rsidRPr="00274A31">
        <w:rPr>
          <w:rFonts w:ascii="Times New Roman" w:eastAsia="Times New Roman" w:hAnsi="Times New Roman"/>
          <w:i/>
          <w:iCs/>
          <w:color w:val="000000" w:themeColor="text1"/>
          <w:kern w:val="24"/>
          <w:sz w:val="24"/>
          <w:szCs w:val="24"/>
          <w:lang w:eastAsia="ru-RU"/>
        </w:rPr>
        <w:tab/>
        <w:t xml:space="preserve"> (ФИО)</w:t>
      </w:r>
      <w:r w:rsidRPr="00274A31">
        <w:rPr>
          <w:rFonts w:ascii="Times New Roman" w:eastAsia="Times New Roman" w:hAnsi="Times New Roman"/>
          <w:i/>
          <w:iCs/>
          <w:color w:val="000000" w:themeColor="text1"/>
          <w:kern w:val="24"/>
          <w:sz w:val="24"/>
          <w:szCs w:val="24"/>
          <w:lang w:eastAsia="ru-RU"/>
        </w:rPr>
        <w:tab/>
      </w:r>
    </w:p>
    <w:p w14:paraId="4C77C5D6" w14:textId="77777777" w:rsidR="00D11D9A" w:rsidRPr="00274A31" w:rsidRDefault="00D11D9A" w:rsidP="00D11D9A">
      <w:pPr>
        <w:spacing w:line="240" w:lineRule="atLeast"/>
        <w:ind w:left="708" w:hanging="708"/>
        <w:contextualSpacing/>
        <w:rPr>
          <w:rFonts w:ascii="Times New Roman" w:eastAsia="Times New Roman" w:hAnsi="Times New Roman"/>
          <w:color w:val="000000" w:themeColor="text1"/>
          <w:kern w:val="24"/>
          <w:sz w:val="24"/>
          <w:szCs w:val="24"/>
          <w:u w:val="single"/>
          <w:lang w:eastAsia="ru-RU"/>
        </w:rPr>
      </w:pPr>
      <w:r w:rsidRPr="00274A31">
        <w:rPr>
          <w:rFonts w:ascii="Times New Roman" w:eastAsia="Times New Roman" w:hAnsi="Times New Roman"/>
          <w:color w:val="000000" w:themeColor="text1"/>
          <w:kern w:val="24"/>
          <w:sz w:val="24"/>
          <w:szCs w:val="24"/>
          <w:u w:val="single"/>
          <w:lang w:eastAsia="ru-RU"/>
        </w:rPr>
        <w:t>кандидат экономических наук, доцент</w:t>
      </w:r>
      <w:r w:rsidRPr="00274A31">
        <w:rPr>
          <w:rFonts w:ascii="Times New Roman" w:eastAsia="Times New Roman" w:hAnsi="Times New Roman"/>
          <w:color w:val="000000" w:themeColor="text1"/>
          <w:kern w:val="24"/>
          <w:sz w:val="24"/>
          <w:szCs w:val="24"/>
          <w:lang w:eastAsia="ru-RU"/>
        </w:rPr>
        <w:t xml:space="preserve">                 </w:t>
      </w:r>
      <w:r w:rsidRPr="00274A31">
        <w:rPr>
          <w:rFonts w:ascii="Times New Roman" w:eastAsia="Times New Roman" w:hAnsi="Times New Roman"/>
          <w:b/>
          <w:bCs/>
          <w:color w:val="000000" w:themeColor="text1"/>
          <w:kern w:val="24"/>
          <w:sz w:val="24"/>
          <w:szCs w:val="24"/>
          <w:lang w:eastAsia="ru-RU"/>
        </w:rPr>
        <w:t xml:space="preserve">студент </w:t>
      </w:r>
      <w:r w:rsidRPr="00274A31">
        <w:rPr>
          <w:rFonts w:ascii="Times New Roman" w:eastAsia="Times New Roman" w:hAnsi="Times New Roman"/>
          <w:b/>
          <w:bCs/>
          <w:color w:val="000000" w:themeColor="text1"/>
          <w:kern w:val="24"/>
          <w:sz w:val="24"/>
          <w:szCs w:val="24"/>
          <w:u w:val="single"/>
          <w:lang w:eastAsia="ru-RU"/>
        </w:rPr>
        <w:t>4</w:t>
      </w:r>
      <w:r w:rsidRPr="00274A31">
        <w:rPr>
          <w:rFonts w:ascii="Times New Roman" w:eastAsia="Times New Roman" w:hAnsi="Times New Roman"/>
          <w:b/>
          <w:bCs/>
          <w:color w:val="000000" w:themeColor="text1"/>
          <w:kern w:val="24"/>
          <w:sz w:val="24"/>
          <w:szCs w:val="24"/>
          <w:lang w:eastAsia="ru-RU"/>
        </w:rPr>
        <w:t xml:space="preserve"> курса,</w:t>
      </w:r>
      <w:r w:rsidRPr="00274A31">
        <w:rPr>
          <w:rFonts w:ascii="Times New Roman" w:eastAsia="Times New Roman" w:hAnsi="Times New Roman"/>
          <w:b/>
          <w:bCs/>
          <w:color w:val="000000" w:themeColor="text1"/>
          <w:kern w:val="24"/>
          <w:sz w:val="24"/>
          <w:szCs w:val="24"/>
          <w:u w:val="single"/>
          <w:lang w:eastAsia="ru-RU"/>
        </w:rPr>
        <w:t xml:space="preserve"> ПИН-б-о-20-1</w:t>
      </w:r>
      <w:r w:rsidRPr="00274A31">
        <w:rPr>
          <w:rFonts w:ascii="Times New Roman" w:eastAsia="Times New Roman" w:hAnsi="Times New Roman"/>
          <w:b/>
          <w:bCs/>
          <w:color w:val="000000" w:themeColor="text1"/>
          <w:kern w:val="24"/>
          <w:sz w:val="24"/>
          <w:szCs w:val="24"/>
          <w:lang w:eastAsia="ru-RU"/>
        </w:rPr>
        <w:t xml:space="preserve"> группы</w:t>
      </w:r>
    </w:p>
    <w:p w14:paraId="29ED7517" w14:textId="77777777" w:rsidR="00D11D9A" w:rsidRPr="00274A31" w:rsidRDefault="00D11D9A" w:rsidP="00D11D9A">
      <w:pPr>
        <w:spacing w:line="240" w:lineRule="atLeast"/>
        <w:ind w:left="708" w:hanging="708"/>
        <w:contextualSpacing/>
        <w:rPr>
          <w:rFonts w:ascii="Times New Roman" w:eastAsia="Times New Roman" w:hAnsi="Times New Roman"/>
          <w:b/>
          <w:bCs/>
          <w:color w:val="000000" w:themeColor="text1"/>
          <w:kern w:val="24"/>
          <w:sz w:val="24"/>
          <w:szCs w:val="24"/>
          <w:lang w:eastAsia="ru-RU"/>
        </w:rPr>
      </w:pPr>
      <w:r w:rsidRPr="00274A31">
        <w:rPr>
          <w:rFonts w:ascii="Times New Roman" w:eastAsia="Times New Roman" w:hAnsi="Times New Roman"/>
          <w:color w:val="000000" w:themeColor="text1"/>
          <w:kern w:val="24"/>
          <w:sz w:val="24"/>
          <w:szCs w:val="24"/>
          <w:u w:val="single"/>
          <w:lang w:eastAsia="ru-RU"/>
        </w:rPr>
        <w:t>кафедры экономики, управления,</w:t>
      </w:r>
      <w:r w:rsidRPr="00274A31">
        <w:rPr>
          <w:rFonts w:ascii="Times New Roman" w:eastAsia="Times New Roman" w:hAnsi="Times New Roman"/>
          <w:color w:val="000000" w:themeColor="text1"/>
          <w:kern w:val="24"/>
          <w:sz w:val="24"/>
          <w:szCs w:val="24"/>
          <w:lang w:eastAsia="ru-RU"/>
        </w:rPr>
        <w:t xml:space="preserve">                         </w:t>
      </w:r>
      <w:r w:rsidRPr="00274A31">
        <w:rPr>
          <w:rFonts w:ascii="Times New Roman" w:eastAsia="Times New Roman" w:hAnsi="Times New Roman"/>
          <w:b/>
          <w:bCs/>
          <w:color w:val="000000" w:themeColor="text1"/>
          <w:kern w:val="24"/>
          <w:sz w:val="24"/>
          <w:szCs w:val="24"/>
          <w:lang w:eastAsia="ru-RU"/>
        </w:rPr>
        <w:t xml:space="preserve">направления подготовки </w:t>
      </w:r>
    </w:p>
    <w:p w14:paraId="15B1BEBC" w14:textId="77777777" w:rsidR="00D11D9A" w:rsidRPr="00274A31" w:rsidRDefault="00D11D9A" w:rsidP="00D11D9A">
      <w:pPr>
        <w:spacing w:line="240" w:lineRule="atLeast"/>
        <w:ind w:left="708" w:hanging="708"/>
        <w:contextualSpacing/>
        <w:rPr>
          <w:rFonts w:ascii="Times New Roman" w:eastAsia="Times New Roman" w:hAnsi="Times New Roman"/>
          <w:color w:val="000000" w:themeColor="text1"/>
          <w:kern w:val="24"/>
          <w:sz w:val="24"/>
          <w:szCs w:val="24"/>
          <w:lang w:eastAsia="ru-RU"/>
        </w:rPr>
      </w:pPr>
      <w:r w:rsidRPr="00274A31">
        <w:rPr>
          <w:rFonts w:ascii="Times New Roman" w:eastAsia="Times New Roman" w:hAnsi="Times New Roman"/>
          <w:color w:val="000000" w:themeColor="text1"/>
          <w:kern w:val="24"/>
          <w:sz w:val="24"/>
          <w:szCs w:val="24"/>
          <w:lang w:eastAsia="ru-RU"/>
        </w:rPr>
        <w:t xml:space="preserve"> </w:t>
      </w:r>
      <w:r w:rsidRPr="00274A31">
        <w:rPr>
          <w:rFonts w:ascii="Times New Roman" w:eastAsia="Times New Roman" w:hAnsi="Times New Roman"/>
          <w:color w:val="000000" w:themeColor="text1"/>
          <w:kern w:val="24"/>
          <w:sz w:val="24"/>
          <w:szCs w:val="24"/>
          <w:u w:val="single"/>
          <w:lang w:eastAsia="ru-RU"/>
        </w:rPr>
        <w:t>финансового права информационных</w:t>
      </w:r>
      <w:r w:rsidRPr="00274A31">
        <w:rPr>
          <w:rFonts w:ascii="Times New Roman" w:eastAsia="Times New Roman" w:hAnsi="Times New Roman"/>
          <w:color w:val="000000" w:themeColor="text1"/>
          <w:kern w:val="24"/>
          <w:sz w:val="24"/>
          <w:szCs w:val="24"/>
          <w:lang w:eastAsia="ru-RU"/>
        </w:rPr>
        <w:t xml:space="preserve">                 </w:t>
      </w:r>
      <w:r w:rsidRPr="00274A31">
        <w:rPr>
          <w:rFonts w:ascii="Times New Roman" w:eastAsia="Times New Roman" w:hAnsi="Times New Roman"/>
          <w:b/>
          <w:bCs/>
          <w:color w:val="000000" w:themeColor="text1"/>
          <w:kern w:val="24"/>
          <w:sz w:val="24"/>
          <w:szCs w:val="24"/>
          <w:lang w:eastAsia="ru-RU"/>
        </w:rPr>
        <w:t>09.03.03 Прикладная информатика</w:t>
      </w:r>
    </w:p>
    <w:p w14:paraId="5EEF01CB" w14:textId="77777777" w:rsidR="00D11D9A" w:rsidRPr="00274A31" w:rsidRDefault="00D11D9A" w:rsidP="00D11D9A">
      <w:pPr>
        <w:spacing w:line="240" w:lineRule="atLeast"/>
        <w:ind w:left="708" w:hanging="708"/>
        <w:contextualSpacing/>
        <w:rPr>
          <w:rFonts w:ascii="Times New Roman" w:eastAsia="Times New Roman" w:hAnsi="Times New Roman"/>
          <w:color w:val="000000" w:themeColor="text1"/>
          <w:kern w:val="24"/>
          <w:sz w:val="24"/>
          <w:szCs w:val="24"/>
          <w:u w:val="single"/>
          <w:lang w:eastAsia="ru-RU"/>
        </w:rPr>
      </w:pPr>
      <w:r w:rsidRPr="00274A31">
        <w:rPr>
          <w:rFonts w:ascii="Times New Roman" w:eastAsia="Times New Roman" w:hAnsi="Times New Roman"/>
          <w:color w:val="000000" w:themeColor="text1"/>
          <w:kern w:val="24"/>
          <w:sz w:val="24"/>
          <w:szCs w:val="24"/>
          <w:u w:val="single"/>
          <w:lang w:eastAsia="ru-RU"/>
        </w:rPr>
        <w:t>технологий Ставропольского края</w:t>
      </w:r>
      <w:r w:rsidRPr="00274A31">
        <w:rPr>
          <w:rFonts w:ascii="Times New Roman" w:eastAsia="Times New Roman" w:hAnsi="Times New Roman"/>
          <w:color w:val="000000" w:themeColor="text1"/>
          <w:kern w:val="24"/>
          <w:sz w:val="24"/>
          <w:szCs w:val="24"/>
          <w:lang w:eastAsia="ru-RU"/>
        </w:rPr>
        <w:t xml:space="preserve">                        </w:t>
      </w:r>
      <w:r w:rsidRPr="00274A31">
        <w:rPr>
          <w:rFonts w:ascii="Times New Roman" w:eastAsia="Times New Roman" w:hAnsi="Times New Roman"/>
          <w:b/>
          <w:bCs/>
          <w:color w:val="000000" w:themeColor="text1"/>
          <w:kern w:val="24"/>
          <w:sz w:val="24"/>
          <w:szCs w:val="24"/>
          <w:lang w:eastAsia="ru-RU"/>
        </w:rPr>
        <w:t>очной формы обучения</w:t>
      </w:r>
      <w:r w:rsidRPr="00274A31" w:rsidDel="00CF5B93">
        <w:rPr>
          <w:rFonts w:ascii="Times New Roman" w:eastAsia="Times New Roman" w:hAnsi="Times New Roman"/>
          <w:b/>
          <w:bCs/>
          <w:color w:val="000000" w:themeColor="text1"/>
          <w:kern w:val="24"/>
          <w:sz w:val="24"/>
          <w:szCs w:val="24"/>
          <w:u w:val="single"/>
          <w:lang w:eastAsia="ru-RU"/>
        </w:rPr>
        <w:t xml:space="preserve"> </w:t>
      </w:r>
    </w:p>
    <w:p w14:paraId="1224BE3D" w14:textId="77777777" w:rsidR="00D11D9A" w:rsidRPr="00274A31" w:rsidRDefault="00D11D9A" w:rsidP="00D11D9A">
      <w:pPr>
        <w:spacing w:line="240" w:lineRule="atLeast"/>
        <w:ind w:left="708" w:hanging="708"/>
        <w:contextualSpacing/>
        <w:rPr>
          <w:rFonts w:ascii="Times New Roman" w:eastAsia="Times New Roman" w:hAnsi="Times New Roman"/>
          <w:color w:val="000000" w:themeColor="text1"/>
          <w:kern w:val="24"/>
          <w:sz w:val="24"/>
          <w:szCs w:val="24"/>
          <w:u w:val="single"/>
          <w:lang w:eastAsia="ru-RU"/>
        </w:rPr>
      </w:pPr>
      <w:r w:rsidRPr="00274A31">
        <w:rPr>
          <w:rFonts w:ascii="Times New Roman" w:eastAsia="Times New Roman" w:hAnsi="Times New Roman"/>
          <w:color w:val="000000" w:themeColor="text1"/>
          <w:kern w:val="24"/>
          <w:sz w:val="24"/>
          <w:szCs w:val="24"/>
          <w:u w:val="single"/>
          <w:lang w:eastAsia="ru-RU"/>
        </w:rPr>
        <w:t>филиала Московского педагогического</w:t>
      </w:r>
      <w:r w:rsidRPr="00274A31">
        <w:rPr>
          <w:rFonts w:ascii="Times New Roman" w:eastAsia="Times New Roman" w:hAnsi="Times New Roman"/>
          <w:color w:val="000000" w:themeColor="text1"/>
          <w:kern w:val="24"/>
          <w:sz w:val="24"/>
          <w:szCs w:val="24"/>
          <w:lang w:eastAsia="ru-RU"/>
        </w:rPr>
        <w:t xml:space="preserve">                </w:t>
      </w:r>
      <w:r w:rsidRPr="00274A31">
        <w:rPr>
          <w:rFonts w:ascii="Times New Roman" w:eastAsia="Times New Roman" w:hAnsi="Times New Roman"/>
          <w:b/>
          <w:bCs/>
          <w:color w:val="000000" w:themeColor="text1"/>
          <w:kern w:val="24"/>
          <w:sz w:val="24"/>
          <w:szCs w:val="24"/>
          <w:lang w:eastAsia="ru-RU"/>
        </w:rPr>
        <w:t>__________________________________</w:t>
      </w:r>
    </w:p>
    <w:p w14:paraId="26A2D672" w14:textId="77777777" w:rsidR="00D11D9A" w:rsidRPr="00274A31" w:rsidRDefault="00D11D9A" w:rsidP="00D11D9A">
      <w:pPr>
        <w:spacing w:line="240" w:lineRule="atLeast"/>
        <w:ind w:left="708" w:hanging="708"/>
        <w:contextualSpacing/>
        <w:rPr>
          <w:rFonts w:ascii="Times New Roman" w:eastAsia="Times New Roman" w:hAnsi="Times New Roman"/>
          <w:color w:val="000000" w:themeColor="text1"/>
          <w:kern w:val="24"/>
          <w:sz w:val="24"/>
          <w:szCs w:val="24"/>
          <w:u w:val="single"/>
          <w:lang w:eastAsia="ru-RU"/>
        </w:rPr>
      </w:pPr>
      <w:r w:rsidRPr="00274A31">
        <w:rPr>
          <w:rFonts w:ascii="Times New Roman" w:eastAsia="Times New Roman" w:hAnsi="Times New Roman"/>
          <w:color w:val="000000" w:themeColor="text1"/>
          <w:kern w:val="24"/>
          <w:sz w:val="24"/>
          <w:szCs w:val="24"/>
          <w:u w:val="single"/>
          <w:lang w:eastAsia="ru-RU"/>
        </w:rPr>
        <w:t>государственного университета</w:t>
      </w:r>
      <w:r w:rsidRPr="00274A31">
        <w:rPr>
          <w:rFonts w:ascii="Times New Roman" w:eastAsia="Times New Roman" w:hAnsi="Times New Roman"/>
          <w:color w:val="000000" w:themeColor="text1"/>
          <w:kern w:val="24"/>
          <w:sz w:val="24"/>
          <w:szCs w:val="24"/>
          <w:lang w:eastAsia="ru-RU"/>
        </w:rPr>
        <w:t xml:space="preserve">                                                         </w:t>
      </w:r>
      <w:r w:rsidRPr="00274A31">
        <w:rPr>
          <w:rFonts w:ascii="Times New Roman" w:eastAsia="Times New Roman" w:hAnsi="Times New Roman"/>
          <w:bCs/>
          <w:color w:val="000000" w:themeColor="text1"/>
          <w:kern w:val="24"/>
          <w:sz w:val="24"/>
          <w:szCs w:val="24"/>
          <w:vertAlign w:val="superscript"/>
          <w:lang w:eastAsia="ru-RU"/>
        </w:rPr>
        <w:t>(подпись)</w:t>
      </w:r>
    </w:p>
    <w:p w14:paraId="5009944D" w14:textId="77777777" w:rsidR="00D11D9A" w:rsidRPr="00274A31" w:rsidRDefault="00D11D9A" w:rsidP="00D11D9A">
      <w:pPr>
        <w:spacing w:line="240" w:lineRule="atLeast"/>
        <w:contextualSpacing/>
        <w:rPr>
          <w:rFonts w:ascii="Times New Roman" w:eastAsia="Times New Roman" w:hAnsi="Times New Roman"/>
          <w:bCs/>
          <w:color w:val="000000" w:themeColor="text1"/>
          <w:kern w:val="24"/>
          <w:sz w:val="24"/>
          <w:szCs w:val="24"/>
          <w:vertAlign w:val="superscript"/>
          <w:lang w:eastAsia="ru-RU"/>
        </w:rPr>
      </w:pPr>
      <w:r w:rsidRPr="00274A31">
        <w:rPr>
          <w:rFonts w:ascii="Times New Roman" w:eastAsia="Times New Roman" w:hAnsi="Times New Roman"/>
          <w:i/>
          <w:iCs/>
          <w:color w:val="000000" w:themeColor="text1"/>
          <w:kern w:val="24"/>
          <w:sz w:val="24"/>
          <w:szCs w:val="24"/>
          <w:lang w:eastAsia="ru-RU"/>
        </w:rPr>
        <w:t xml:space="preserve">(ученая степень, звание, должность)   </w:t>
      </w:r>
      <w:r w:rsidRPr="00274A31">
        <w:rPr>
          <w:rFonts w:ascii="Times New Roman" w:eastAsia="Times New Roman" w:hAnsi="Times New Roman"/>
          <w:color w:val="000000" w:themeColor="text1"/>
          <w:kern w:val="24"/>
          <w:sz w:val="24"/>
          <w:szCs w:val="24"/>
          <w:lang w:eastAsia="ru-RU"/>
        </w:rPr>
        <w:tab/>
        <w:t xml:space="preserve">                                                    </w:t>
      </w:r>
    </w:p>
    <w:p w14:paraId="3E199A73" w14:textId="77777777" w:rsidR="001C1F1E" w:rsidRDefault="001C1F1E" w:rsidP="001C1F1E">
      <w:pPr>
        <w:spacing w:line="240" w:lineRule="atLeast"/>
        <w:ind w:left="5672"/>
        <w:contextualSpacing/>
        <w:rPr>
          <w:rFonts w:ascii="Times New Roman" w:eastAsia="Times New Roman" w:hAnsi="Times New Roman"/>
          <w:b/>
          <w:bCs/>
          <w:color w:val="000000" w:themeColor="text1"/>
          <w:kern w:val="24"/>
          <w:sz w:val="24"/>
          <w:szCs w:val="24"/>
          <w:lang w:eastAsia="ru-RU"/>
        </w:rPr>
      </w:pPr>
    </w:p>
    <w:p w14:paraId="3E306AF4" w14:textId="30EAE32A" w:rsidR="001C1F1E" w:rsidRPr="00CF5B93" w:rsidRDefault="001C1F1E" w:rsidP="001C1F1E">
      <w:pPr>
        <w:spacing w:line="240" w:lineRule="atLeast"/>
        <w:ind w:left="5672"/>
        <w:contextualSpacing/>
        <w:rPr>
          <w:rFonts w:ascii="Times New Roman" w:eastAsia="Times New Roman" w:hAnsi="Times New Roman"/>
          <w:b/>
          <w:bCs/>
          <w:color w:val="000000" w:themeColor="text1"/>
          <w:kern w:val="24"/>
          <w:sz w:val="24"/>
          <w:szCs w:val="24"/>
          <w:lang w:eastAsia="ru-RU"/>
        </w:rPr>
      </w:pPr>
      <w:r w:rsidRPr="00CF5B93">
        <w:rPr>
          <w:rFonts w:ascii="Times New Roman" w:eastAsia="Times New Roman" w:hAnsi="Times New Roman"/>
          <w:b/>
          <w:bCs/>
          <w:color w:val="000000" w:themeColor="text1"/>
          <w:kern w:val="24"/>
          <w:sz w:val="24"/>
          <w:szCs w:val="24"/>
          <w:lang w:eastAsia="ru-RU"/>
        </w:rPr>
        <w:t>Руководитель:</w:t>
      </w:r>
    </w:p>
    <w:p w14:paraId="6283D673" w14:textId="77777777" w:rsidR="001C1F1E" w:rsidRPr="00CF5B93" w:rsidRDefault="001C1F1E" w:rsidP="001C1F1E">
      <w:pPr>
        <w:spacing w:line="240" w:lineRule="atLeast"/>
        <w:contextualSpacing/>
        <w:rPr>
          <w:rFonts w:ascii="Times New Roman" w:eastAsia="Times New Roman" w:hAnsi="Times New Roman"/>
          <w:i/>
          <w:iCs/>
          <w:color w:val="000000" w:themeColor="text1"/>
          <w:kern w:val="24"/>
          <w:sz w:val="24"/>
          <w:szCs w:val="24"/>
          <w:lang w:eastAsia="ru-RU"/>
        </w:rPr>
      </w:pPr>
      <w:proofErr w:type="spellStart"/>
      <w:r w:rsidRPr="00CF5B93">
        <w:rPr>
          <w:rFonts w:ascii="Times New Roman" w:eastAsia="Times New Roman" w:hAnsi="Times New Roman"/>
          <w:b/>
          <w:color w:val="000000" w:themeColor="text1"/>
          <w:kern w:val="24"/>
          <w:sz w:val="24"/>
          <w:szCs w:val="28"/>
          <w:lang w:eastAsia="ru-RU"/>
        </w:rPr>
        <w:t>Нормоконтролер</w:t>
      </w:r>
      <w:proofErr w:type="spellEnd"/>
      <w:r w:rsidRPr="00CF5B93">
        <w:rPr>
          <w:rFonts w:ascii="Times New Roman" w:eastAsia="Times New Roman" w:hAnsi="Times New Roman"/>
          <w:b/>
          <w:color w:val="000000" w:themeColor="text1"/>
          <w:kern w:val="24"/>
          <w:sz w:val="24"/>
          <w:szCs w:val="28"/>
          <w:lang w:eastAsia="ru-RU"/>
        </w:rPr>
        <w:t>:</w:t>
      </w:r>
    </w:p>
    <w:p w14:paraId="76C6E260" w14:textId="77777777" w:rsidR="001C1F1E" w:rsidRPr="00CF5B93" w:rsidRDefault="001C1F1E" w:rsidP="001C1F1E">
      <w:pPr>
        <w:spacing w:line="240" w:lineRule="atLeast"/>
        <w:contextualSpacing/>
        <w:rPr>
          <w:rFonts w:ascii="Times New Roman" w:eastAsia="Times New Roman" w:hAnsi="Times New Roman"/>
          <w:b/>
          <w:bCs/>
          <w:color w:val="000000" w:themeColor="text1"/>
          <w:kern w:val="24"/>
          <w:sz w:val="24"/>
          <w:szCs w:val="24"/>
          <w:lang w:eastAsia="ru-RU"/>
        </w:rPr>
      </w:pPr>
      <w:r w:rsidRPr="00CF5B93">
        <w:rPr>
          <w:rFonts w:ascii="Times New Roman" w:eastAsia="Times New Roman" w:hAnsi="Times New Roman"/>
          <w:b/>
          <w:bCs/>
          <w:color w:val="000000" w:themeColor="text1"/>
          <w:kern w:val="24"/>
          <w:sz w:val="24"/>
          <w:szCs w:val="24"/>
          <w:u w:val="single"/>
          <w:lang w:eastAsia="ru-RU"/>
        </w:rPr>
        <w:t>Орлова Анна Юрьевна</w:t>
      </w:r>
      <w:r w:rsidRPr="00CF5B93">
        <w:rPr>
          <w:rFonts w:ascii="Times New Roman" w:eastAsia="Times New Roman" w:hAnsi="Times New Roman"/>
          <w:b/>
          <w:bCs/>
          <w:color w:val="000000" w:themeColor="text1"/>
          <w:kern w:val="24"/>
          <w:sz w:val="24"/>
          <w:szCs w:val="24"/>
          <w:u w:val="single"/>
          <w:lang w:eastAsia="ru-RU"/>
        </w:rPr>
        <w:tab/>
      </w:r>
      <w:r>
        <w:rPr>
          <w:rFonts w:ascii="Times New Roman" w:eastAsia="Times New Roman" w:hAnsi="Times New Roman"/>
          <w:b/>
          <w:bCs/>
          <w:color w:val="000000" w:themeColor="text1"/>
          <w:kern w:val="24"/>
          <w:sz w:val="24"/>
          <w:szCs w:val="24"/>
          <w:u w:val="single"/>
          <w:lang w:eastAsia="ru-RU"/>
        </w:rPr>
        <w:t>______</w:t>
      </w:r>
      <w:r w:rsidRPr="00CF5B93">
        <w:rPr>
          <w:rFonts w:ascii="Times New Roman" w:eastAsia="Times New Roman" w:hAnsi="Times New Roman"/>
          <w:b/>
          <w:bCs/>
          <w:color w:val="000000" w:themeColor="text1"/>
          <w:kern w:val="24"/>
          <w:sz w:val="24"/>
          <w:szCs w:val="24"/>
          <w:lang w:eastAsia="ru-RU"/>
        </w:rPr>
        <w:tab/>
      </w:r>
      <w:r w:rsidRPr="00CF5B93">
        <w:rPr>
          <w:rFonts w:ascii="Times New Roman" w:eastAsia="Times New Roman" w:hAnsi="Times New Roman"/>
          <w:b/>
          <w:bCs/>
          <w:color w:val="000000" w:themeColor="text1"/>
          <w:kern w:val="24"/>
          <w:sz w:val="24"/>
          <w:szCs w:val="24"/>
          <w:lang w:eastAsia="ru-RU"/>
        </w:rPr>
        <w:tab/>
      </w:r>
      <w:r w:rsidRPr="00CF5B93">
        <w:rPr>
          <w:rFonts w:ascii="Times New Roman" w:eastAsia="Times New Roman" w:hAnsi="Times New Roman"/>
          <w:b/>
          <w:bCs/>
          <w:color w:val="000000" w:themeColor="text1"/>
          <w:kern w:val="24"/>
          <w:sz w:val="24"/>
          <w:szCs w:val="24"/>
          <w:lang w:eastAsia="ru-RU"/>
        </w:rPr>
        <w:tab/>
      </w:r>
      <w:r w:rsidRPr="00CF5B93">
        <w:rPr>
          <w:rFonts w:ascii="Times New Roman" w:eastAsia="Times New Roman" w:hAnsi="Times New Roman"/>
          <w:b/>
          <w:bCs/>
          <w:color w:val="000000" w:themeColor="text1"/>
          <w:kern w:val="24"/>
          <w:sz w:val="24"/>
          <w:szCs w:val="24"/>
          <w:u w:val="single"/>
          <w:lang w:eastAsia="ru-RU"/>
        </w:rPr>
        <w:t>Азаров Иван Валерьевич</w:t>
      </w:r>
      <w:r w:rsidRPr="00CF5B93">
        <w:rPr>
          <w:rFonts w:ascii="Times New Roman" w:eastAsia="Times New Roman" w:hAnsi="Times New Roman"/>
          <w:b/>
          <w:bCs/>
          <w:color w:val="000000" w:themeColor="text1"/>
          <w:kern w:val="24"/>
          <w:sz w:val="24"/>
          <w:szCs w:val="24"/>
          <w:u w:val="single"/>
          <w:lang w:eastAsia="ru-RU"/>
        </w:rPr>
        <w:tab/>
      </w:r>
    </w:p>
    <w:p w14:paraId="46E76C98" w14:textId="77777777" w:rsidR="001C1F1E" w:rsidRPr="00CF5B93" w:rsidRDefault="001C1F1E" w:rsidP="001C1F1E">
      <w:pPr>
        <w:spacing w:line="240" w:lineRule="atLeast"/>
        <w:contextualSpacing/>
        <w:rPr>
          <w:rFonts w:ascii="Times New Roman" w:eastAsia="Times New Roman" w:hAnsi="Times New Roman"/>
          <w:i/>
          <w:iCs/>
          <w:color w:val="000000" w:themeColor="text1"/>
          <w:kern w:val="24"/>
          <w:sz w:val="24"/>
          <w:szCs w:val="24"/>
          <w:lang w:eastAsia="ru-RU"/>
        </w:rPr>
      </w:pPr>
      <w:r w:rsidRPr="00CF5B93">
        <w:rPr>
          <w:rFonts w:ascii="Times New Roman" w:eastAsia="Times New Roman" w:hAnsi="Times New Roman"/>
          <w:b/>
          <w:bCs/>
          <w:color w:val="000000" w:themeColor="text1"/>
          <w:kern w:val="24"/>
          <w:sz w:val="24"/>
          <w:szCs w:val="24"/>
          <w:lang w:eastAsia="ru-RU"/>
        </w:rPr>
        <w:tab/>
      </w:r>
      <w:r w:rsidRPr="00CF5B93">
        <w:rPr>
          <w:rFonts w:ascii="Times New Roman" w:eastAsia="Times New Roman" w:hAnsi="Times New Roman"/>
          <w:b/>
          <w:bCs/>
          <w:color w:val="000000" w:themeColor="text1"/>
          <w:kern w:val="24"/>
          <w:sz w:val="24"/>
          <w:szCs w:val="24"/>
          <w:lang w:eastAsia="ru-RU"/>
        </w:rPr>
        <w:tab/>
      </w:r>
      <w:r w:rsidRPr="00CF5B93">
        <w:rPr>
          <w:rFonts w:ascii="Times New Roman" w:eastAsia="Times New Roman" w:hAnsi="Times New Roman"/>
          <w:i/>
          <w:iCs/>
          <w:color w:val="000000" w:themeColor="text1"/>
          <w:kern w:val="24"/>
          <w:sz w:val="24"/>
          <w:szCs w:val="24"/>
          <w:lang w:eastAsia="ru-RU"/>
        </w:rPr>
        <w:t>(ФИО)</w:t>
      </w:r>
      <w:r w:rsidRPr="00CF5B93">
        <w:rPr>
          <w:rFonts w:ascii="Times New Roman" w:eastAsia="Times New Roman" w:hAnsi="Times New Roman"/>
          <w:i/>
          <w:iCs/>
          <w:color w:val="000000" w:themeColor="text1"/>
          <w:kern w:val="24"/>
          <w:sz w:val="24"/>
          <w:szCs w:val="24"/>
          <w:lang w:eastAsia="ru-RU"/>
        </w:rPr>
        <w:tab/>
      </w:r>
      <w:r w:rsidRPr="00CF5B93">
        <w:rPr>
          <w:rFonts w:ascii="Times New Roman" w:eastAsia="Times New Roman" w:hAnsi="Times New Roman"/>
          <w:i/>
          <w:iCs/>
          <w:color w:val="000000" w:themeColor="text1"/>
          <w:kern w:val="24"/>
          <w:sz w:val="24"/>
          <w:szCs w:val="24"/>
          <w:lang w:eastAsia="ru-RU"/>
        </w:rPr>
        <w:tab/>
      </w:r>
      <w:r w:rsidRPr="00CF5B93">
        <w:rPr>
          <w:rFonts w:ascii="Times New Roman" w:eastAsia="Times New Roman" w:hAnsi="Times New Roman"/>
          <w:i/>
          <w:iCs/>
          <w:color w:val="000000" w:themeColor="text1"/>
          <w:kern w:val="24"/>
          <w:sz w:val="24"/>
          <w:szCs w:val="24"/>
          <w:lang w:eastAsia="ru-RU"/>
        </w:rPr>
        <w:tab/>
      </w:r>
      <w:r w:rsidRPr="00CF5B93">
        <w:rPr>
          <w:rFonts w:ascii="Times New Roman" w:eastAsia="Times New Roman" w:hAnsi="Times New Roman"/>
          <w:i/>
          <w:iCs/>
          <w:color w:val="000000" w:themeColor="text1"/>
          <w:kern w:val="24"/>
          <w:sz w:val="24"/>
          <w:szCs w:val="24"/>
          <w:lang w:eastAsia="ru-RU"/>
        </w:rPr>
        <w:tab/>
      </w:r>
      <w:r w:rsidRPr="00CF5B93">
        <w:rPr>
          <w:rFonts w:ascii="Times New Roman" w:eastAsia="Times New Roman" w:hAnsi="Times New Roman"/>
          <w:i/>
          <w:iCs/>
          <w:color w:val="000000" w:themeColor="text1"/>
          <w:kern w:val="24"/>
          <w:sz w:val="24"/>
          <w:szCs w:val="24"/>
          <w:lang w:eastAsia="ru-RU"/>
        </w:rPr>
        <w:tab/>
      </w:r>
      <w:r w:rsidRPr="00CF5B93">
        <w:rPr>
          <w:rFonts w:ascii="Times New Roman" w:eastAsia="Times New Roman" w:hAnsi="Times New Roman"/>
          <w:i/>
          <w:iCs/>
          <w:color w:val="000000" w:themeColor="text1"/>
          <w:kern w:val="24"/>
          <w:sz w:val="24"/>
          <w:szCs w:val="24"/>
          <w:lang w:eastAsia="ru-RU"/>
        </w:rPr>
        <w:tab/>
      </w:r>
      <w:r w:rsidRPr="00CF5B93">
        <w:rPr>
          <w:rFonts w:ascii="Times New Roman" w:eastAsia="Times New Roman" w:hAnsi="Times New Roman"/>
          <w:i/>
          <w:iCs/>
          <w:color w:val="000000" w:themeColor="text1"/>
          <w:kern w:val="24"/>
          <w:sz w:val="24"/>
          <w:szCs w:val="24"/>
          <w:lang w:eastAsia="ru-RU"/>
        </w:rPr>
        <w:tab/>
      </w:r>
      <w:r w:rsidRPr="00CF5B93">
        <w:rPr>
          <w:rFonts w:ascii="Times New Roman" w:eastAsia="Times New Roman" w:hAnsi="Times New Roman"/>
          <w:i/>
          <w:iCs/>
          <w:color w:val="000000" w:themeColor="text1"/>
          <w:kern w:val="24"/>
          <w:sz w:val="24"/>
          <w:szCs w:val="24"/>
          <w:lang w:eastAsia="ru-RU"/>
        </w:rPr>
        <w:tab/>
        <w:t>(ФИО)</w:t>
      </w:r>
      <w:r w:rsidRPr="00CF5B93">
        <w:rPr>
          <w:rFonts w:ascii="Times New Roman" w:eastAsia="Times New Roman" w:hAnsi="Times New Roman"/>
          <w:i/>
          <w:iCs/>
          <w:color w:val="000000" w:themeColor="text1"/>
          <w:kern w:val="24"/>
          <w:sz w:val="24"/>
          <w:szCs w:val="24"/>
          <w:lang w:eastAsia="ru-RU"/>
        </w:rPr>
        <w:tab/>
      </w:r>
      <w:r w:rsidRPr="00CF5B93">
        <w:rPr>
          <w:rFonts w:ascii="Times New Roman" w:eastAsia="Times New Roman" w:hAnsi="Times New Roman"/>
          <w:i/>
          <w:iCs/>
          <w:color w:val="000000" w:themeColor="text1"/>
          <w:kern w:val="24"/>
          <w:sz w:val="24"/>
          <w:szCs w:val="24"/>
          <w:lang w:eastAsia="ru-RU"/>
        </w:rPr>
        <w:tab/>
      </w:r>
    </w:p>
    <w:p w14:paraId="373DD677" w14:textId="77777777" w:rsidR="001C1F1E" w:rsidRPr="00CF5B93" w:rsidRDefault="001C1F1E" w:rsidP="001C1F1E">
      <w:pPr>
        <w:spacing w:line="240" w:lineRule="atLeast"/>
        <w:contextualSpacing/>
        <w:rPr>
          <w:rFonts w:ascii="Times New Roman" w:eastAsia="Times New Roman" w:hAnsi="Times New Roman"/>
          <w:color w:val="000000" w:themeColor="text1"/>
          <w:u w:val="single"/>
          <w:shd w:val="clear" w:color="auto" w:fill="FFFFFF"/>
          <w:lang w:eastAsia="ru-RU"/>
        </w:rPr>
      </w:pPr>
      <w:bookmarkStart w:id="5" w:name="_Toc479751549"/>
      <w:bookmarkStart w:id="6" w:name="_Toc479753529"/>
      <w:bookmarkStart w:id="7" w:name="_Toc509740071"/>
      <w:bookmarkStart w:id="8" w:name="_Toc25849011"/>
      <w:r w:rsidRPr="00CF5B93">
        <w:rPr>
          <w:rFonts w:ascii="Times New Roman" w:eastAsia="Times New Roman" w:hAnsi="Times New Roman"/>
          <w:color w:val="000000" w:themeColor="text1"/>
          <w:u w:val="single"/>
          <w:lang w:eastAsia="ru-RU"/>
        </w:rPr>
        <w:t>кандидат экономических наук, доцент</w:t>
      </w:r>
      <w:r>
        <w:rPr>
          <w:rFonts w:ascii="Times New Roman" w:eastAsia="Times New Roman" w:hAnsi="Times New Roman"/>
          <w:color w:val="000000" w:themeColor="text1"/>
          <w:u w:val="single"/>
          <w:lang w:eastAsia="ru-RU"/>
        </w:rPr>
        <w:t>,</w:t>
      </w:r>
      <w:r w:rsidRPr="00CF5B93">
        <w:rPr>
          <w:rFonts w:ascii="Times New Roman" w:eastAsia="Times New Roman" w:hAnsi="Times New Roman"/>
          <w:color w:val="000000" w:themeColor="text1"/>
          <w:lang w:eastAsia="ru-RU"/>
        </w:rPr>
        <w:t xml:space="preserve">                             </w:t>
      </w:r>
      <w:r w:rsidRPr="00CF5B93">
        <w:rPr>
          <w:rFonts w:ascii="Times New Roman" w:eastAsia="Times New Roman" w:hAnsi="Times New Roman"/>
          <w:color w:val="000000" w:themeColor="text1"/>
          <w:u w:val="single"/>
          <w:lang w:eastAsia="ru-RU"/>
        </w:rPr>
        <w:t xml:space="preserve"> </w:t>
      </w:r>
      <w:r w:rsidRPr="00CF5B93">
        <w:rPr>
          <w:rFonts w:ascii="Times New Roman" w:eastAsia="Times New Roman" w:hAnsi="Times New Roman"/>
          <w:color w:val="000000" w:themeColor="text1"/>
          <w:u w:val="single"/>
          <w:shd w:val="clear" w:color="auto" w:fill="FFFFFF"/>
          <w:lang w:eastAsia="ru-RU"/>
        </w:rPr>
        <w:t>кандидат экономических наук, доцент,</w:t>
      </w:r>
    </w:p>
    <w:p w14:paraId="5A596580" w14:textId="77777777" w:rsidR="001C1F1E" w:rsidRPr="00CF5B93" w:rsidRDefault="001C1F1E" w:rsidP="001C1F1E">
      <w:pPr>
        <w:spacing w:line="240" w:lineRule="atLeast"/>
        <w:contextualSpacing/>
        <w:rPr>
          <w:rFonts w:ascii="Times New Roman" w:eastAsia="Times New Roman" w:hAnsi="Times New Roman"/>
          <w:color w:val="000000" w:themeColor="text1"/>
          <w:u w:val="single"/>
          <w:shd w:val="clear" w:color="auto" w:fill="FFFFFF"/>
          <w:lang w:eastAsia="ru-RU"/>
        </w:rPr>
      </w:pPr>
      <w:r>
        <w:rPr>
          <w:rFonts w:ascii="Times New Roman" w:eastAsia="Times New Roman" w:hAnsi="Times New Roman"/>
          <w:color w:val="000000" w:themeColor="text1"/>
          <w:u w:val="single"/>
          <w:lang w:eastAsia="ru-RU"/>
        </w:rPr>
        <w:t xml:space="preserve">доцент </w:t>
      </w:r>
      <w:r w:rsidRPr="00CF5B93">
        <w:rPr>
          <w:rFonts w:ascii="Times New Roman" w:eastAsia="Times New Roman" w:hAnsi="Times New Roman"/>
          <w:color w:val="000000" w:themeColor="text1"/>
          <w:u w:val="single"/>
          <w:lang w:eastAsia="ru-RU"/>
        </w:rPr>
        <w:t>кафедры прикладной информатики</w:t>
      </w:r>
      <w:r w:rsidRPr="00CF5B93">
        <w:rPr>
          <w:rFonts w:ascii="Times New Roman" w:eastAsia="Times New Roman" w:hAnsi="Times New Roman"/>
          <w:color w:val="000000" w:themeColor="text1"/>
          <w:shd w:val="clear" w:color="auto" w:fill="FFFFFF"/>
          <w:lang w:eastAsia="ru-RU"/>
        </w:rPr>
        <w:t xml:space="preserve">                       </w:t>
      </w:r>
      <w:r w:rsidRPr="00CF5B93">
        <w:rPr>
          <w:rFonts w:ascii="Times New Roman" w:eastAsia="Times New Roman" w:hAnsi="Times New Roman"/>
          <w:color w:val="000000" w:themeColor="text1"/>
          <w:u w:val="single"/>
          <w:shd w:val="clear" w:color="auto" w:fill="FFFFFF"/>
          <w:lang w:eastAsia="ru-RU"/>
        </w:rPr>
        <w:t>заведующий кафедрой прикладной</w:t>
      </w:r>
      <w:r w:rsidRPr="00CF5B93">
        <w:rPr>
          <w:rFonts w:ascii="Times New Roman" w:eastAsia="Times New Roman" w:hAnsi="Times New Roman"/>
          <w:color w:val="000000" w:themeColor="text1"/>
          <w:shd w:val="clear" w:color="auto" w:fill="FFFFFF"/>
          <w:lang w:eastAsia="ru-RU"/>
        </w:rPr>
        <w:t xml:space="preserve"> </w:t>
      </w:r>
      <w:r w:rsidRPr="00CF5B93">
        <w:rPr>
          <w:rFonts w:ascii="Times New Roman" w:eastAsia="Times New Roman" w:hAnsi="Times New Roman"/>
          <w:i/>
          <w:iCs/>
          <w:color w:val="000000" w:themeColor="text1"/>
          <w:kern w:val="24"/>
          <w:sz w:val="24"/>
          <w:szCs w:val="24"/>
          <w:lang w:eastAsia="ru-RU"/>
        </w:rPr>
        <w:t>(ученая степень, звание, должность)</w:t>
      </w:r>
      <w:r w:rsidRPr="00CF5B93">
        <w:rPr>
          <w:rFonts w:ascii="Times New Roman" w:eastAsia="Times New Roman" w:hAnsi="Times New Roman"/>
          <w:color w:val="000000" w:themeColor="text1"/>
          <w:shd w:val="clear" w:color="auto" w:fill="FFFFFF"/>
          <w:lang w:eastAsia="ru-RU"/>
        </w:rPr>
        <w:t xml:space="preserve">                          </w:t>
      </w:r>
      <w:r w:rsidRPr="00CF5B93">
        <w:rPr>
          <w:rFonts w:ascii="Times New Roman" w:eastAsia="Times New Roman" w:hAnsi="Times New Roman"/>
          <w:color w:val="000000" w:themeColor="text1"/>
          <w:u w:val="single"/>
          <w:shd w:val="clear" w:color="auto" w:fill="FFFFFF"/>
          <w:lang w:eastAsia="ru-RU"/>
        </w:rPr>
        <w:t xml:space="preserve">информатики     </w:t>
      </w:r>
    </w:p>
    <w:bookmarkEnd w:id="5"/>
    <w:bookmarkEnd w:id="6"/>
    <w:bookmarkEnd w:id="7"/>
    <w:bookmarkEnd w:id="8"/>
    <w:p w14:paraId="3297CA46" w14:textId="77777777" w:rsidR="001C1F1E" w:rsidRPr="00CF5B93" w:rsidRDefault="001C1F1E" w:rsidP="001C1F1E">
      <w:pPr>
        <w:spacing w:line="240" w:lineRule="atLeast"/>
        <w:contextualSpacing/>
        <w:rPr>
          <w:rFonts w:eastAsia="Times New Roman"/>
          <w:color w:val="000000" w:themeColor="text1"/>
          <w:u w:val="single"/>
          <w:lang w:eastAsia="ru-RU"/>
        </w:rPr>
      </w:pPr>
      <w:r w:rsidRPr="00CF5B93">
        <w:rPr>
          <w:rFonts w:ascii="Times New Roman" w:eastAsia="Times New Roman" w:hAnsi="Times New Roman"/>
          <w:i/>
          <w:iCs/>
          <w:color w:val="000000" w:themeColor="text1"/>
          <w:kern w:val="24"/>
          <w:sz w:val="24"/>
          <w:szCs w:val="24"/>
          <w:lang w:eastAsia="ru-RU"/>
        </w:rPr>
        <w:tab/>
        <w:t xml:space="preserve">                                                                            (ученая степень, звание, должность)</w:t>
      </w:r>
    </w:p>
    <w:p w14:paraId="0437B30E" w14:textId="77777777" w:rsidR="001C1F1E" w:rsidRPr="00CF5B93" w:rsidRDefault="001C1F1E" w:rsidP="001C1F1E">
      <w:pPr>
        <w:spacing w:line="240" w:lineRule="atLeast"/>
        <w:contextualSpacing/>
        <w:rPr>
          <w:rFonts w:ascii="Times New Roman" w:eastAsia="Times New Roman" w:hAnsi="Times New Roman"/>
          <w:i/>
          <w:iCs/>
          <w:color w:val="000000" w:themeColor="text1"/>
          <w:kern w:val="24"/>
          <w:sz w:val="24"/>
          <w:szCs w:val="24"/>
          <w:lang w:eastAsia="ru-RU"/>
        </w:rPr>
      </w:pPr>
    </w:p>
    <w:p w14:paraId="67DCC878" w14:textId="77777777" w:rsidR="001C1F1E" w:rsidRPr="00CF5B93" w:rsidRDefault="001C1F1E" w:rsidP="001C1F1E">
      <w:pPr>
        <w:spacing w:line="240" w:lineRule="atLeast"/>
        <w:contextualSpacing/>
        <w:rPr>
          <w:rFonts w:ascii="Times New Roman" w:eastAsia="Times New Roman" w:hAnsi="Times New Roman"/>
          <w:iCs/>
          <w:color w:val="000000" w:themeColor="text1"/>
          <w:kern w:val="24"/>
          <w:sz w:val="24"/>
          <w:szCs w:val="24"/>
          <w:lang w:eastAsia="ru-RU"/>
        </w:rPr>
      </w:pPr>
      <w:r w:rsidRPr="00CF5B93">
        <w:rPr>
          <w:rFonts w:ascii="Times New Roman" w:eastAsia="Times New Roman" w:hAnsi="Times New Roman"/>
          <w:iCs/>
          <w:color w:val="000000" w:themeColor="text1"/>
          <w:kern w:val="24"/>
          <w:sz w:val="24"/>
          <w:szCs w:val="24"/>
          <w:lang w:eastAsia="ru-RU"/>
        </w:rPr>
        <w:t xml:space="preserve">Дата защиты </w:t>
      </w:r>
      <w:r w:rsidRPr="00CF5B93">
        <w:rPr>
          <w:rFonts w:ascii="Times New Roman" w:eastAsia="Times New Roman" w:hAnsi="Times New Roman"/>
          <w:iCs/>
          <w:color w:val="000000" w:themeColor="text1"/>
          <w:kern w:val="24"/>
          <w:sz w:val="24"/>
          <w:szCs w:val="24"/>
          <w:lang w:eastAsia="ru-RU"/>
        </w:rPr>
        <w:tab/>
      </w:r>
      <w:r w:rsidRPr="00CF5B93">
        <w:rPr>
          <w:rFonts w:ascii="Times New Roman" w:eastAsia="Times New Roman" w:hAnsi="Times New Roman"/>
          <w:iCs/>
          <w:color w:val="000000" w:themeColor="text1"/>
          <w:kern w:val="24"/>
          <w:sz w:val="24"/>
          <w:szCs w:val="24"/>
          <w:lang w:eastAsia="ru-RU"/>
        </w:rPr>
        <w:tab/>
      </w:r>
      <w:r w:rsidRPr="00CF5B93">
        <w:rPr>
          <w:rFonts w:ascii="Times New Roman" w:eastAsia="Times New Roman" w:hAnsi="Times New Roman"/>
          <w:iCs/>
          <w:color w:val="000000" w:themeColor="text1"/>
          <w:kern w:val="24"/>
          <w:sz w:val="24"/>
          <w:szCs w:val="24"/>
          <w:lang w:eastAsia="ru-RU"/>
        </w:rPr>
        <w:tab/>
      </w:r>
      <w:r w:rsidRPr="00CF5B93">
        <w:rPr>
          <w:rFonts w:ascii="Times New Roman" w:eastAsia="Times New Roman" w:hAnsi="Times New Roman"/>
          <w:iCs/>
          <w:color w:val="000000" w:themeColor="text1"/>
          <w:kern w:val="24"/>
          <w:sz w:val="24"/>
          <w:szCs w:val="24"/>
          <w:lang w:eastAsia="ru-RU"/>
        </w:rPr>
        <w:tab/>
      </w:r>
      <w:r w:rsidRPr="00CF5B93">
        <w:rPr>
          <w:rFonts w:ascii="Times New Roman" w:eastAsia="Times New Roman" w:hAnsi="Times New Roman"/>
          <w:iCs/>
          <w:color w:val="000000" w:themeColor="text1"/>
          <w:kern w:val="24"/>
          <w:sz w:val="24"/>
          <w:szCs w:val="24"/>
          <w:lang w:eastAsia="ru-RU"/>
        </w:rPr>
        <w:tab/>
      </w:r>
      <w:r w:rsidRPr="00CF5B93">
        <w:rPr>
          <w:rFonts w:ascii="Times New Roman" w:eastAsia="Times New Roman" w:hAnsi="Times New Roman"/>
          <w:iCs/>
          <w:color w:val="000000" w:themeColor="text1"/>
          <w:kern w:val="24"/>
          <w:sz w:val="24"/>
          <w:szCs w:val="24"/>
          <w:lang w:eastAsia="ru-RU"/>
        </w:rPr>
        <w:tab/>
      </w:r>
      <w:r w:rsidRPr="00CF5B93">
        <w:rPr>
          <w:rFonts w:ascii="Times New Roman" w:eastAsia="Times New Roman" w:hAnsi="Times New Roman"/>
          <w:iCs/>
          <w:color w:val="000000" w:themeColor="text1"/>
          <w:kern w:val="24"/>
          <w:sz w:val="24"/>
          <w:szCs w:val="24"/>
          <w:lang w:eastAsia="ru-RU"/>
        </w:rPr>
        <w:tab/>
        <w:t>_________________________</w:t>
      </w:r>
    </w:p>
    <w:p w14:paraId="1C03A021" w14:textId="77777777" w:rsidR="001C1F1E" w:rsidRPr="00CF5B93" w:rsidRDefault="001C1F1E" w:rsidP="001C1F1E">
      <w:pPr>
        <w:spacing w:line="240" w:lineRule="atLeast"/>
        <w:contextualSpacing/>
        <w:rPr>
          <w:rFonts w:ascii="Times New Roman" w:eastAsia="Times New Roman" w:hAnsi="Times New Roman"/>
          <w:iCs/>
          <w:color w:val="000000" w:themeColor="text1"/>
          <w:kern w:val="24"/>
          <w:sz w:val="24"/>
          <w:szCs w:val="24"/>
          <w:lang w:eastAsia="ru-RU"/>
        </w:rPr>
      </w:pPr>
      <w:r w:rsidRPr="00CF5B93">
        <w:rPr>
          <w:rFonts w:ascii="Times New Roman" w:eastAsia="Times New Roman" w:hAnsi="Times New Roman"/>
          <w:iCs/>
          <w:color w:val="000000" w:themeColor="text1"/>
          <w:kern w:val="24"/>
          <w:sz w:val="24"/>
          <w:szCs w:val="24"/>
          <w:lang w:eastAsia="ru-RU"/>
        </w:rPr>
        <w:t>«__» ________________ 20___ г.</w:t>
      </w:r>
    </w:p>
    <w:p w14:paraId="5222C11E" w14:textId="77777777" w:rsidR="001C1F1E" w:rsidRPr="00CF5B93" w:rsidRDefault="001C1F1E" w:rsidP="001C1F1E">
      <w:pPr>
        <w:spacing w:line="240" w:lineRule="atLeast"/>
        <w:contextualSpacing/>
        <w:rPr>
          <w:rFonts w:ascii="Times New Roman" w:eastAsia="Times New Roman" w:hAnsi="Times New Roman"/>
          <w:iCs/>
          <w:color w:val="000000" w:themeColor="text1"/>
          <w:kern w:val="24"/>
          <w:sz w:val="24"/>
          <w:szCs w:val="24"/>
          <w:lang w:eastAsia="ru-RU"/>
        </w:rPr>
      </w:pPr>
    </w:p>
    <w:p w14:paraId="1A577F68" w14:textId="77777777" w:rsidR="001C1F1E" w:rsidRPr="00CF5B93" w:rsidRDefault="001C1F1E" w:rsidP="001C1F1E">
      <w:pPr>
        <w:spacing w:line="240" w:lineRule="atLeast"/>
        <w:contextualSpacing/>
        <w:rPr>
          <w:rFonts w:ascii="Times New Roman" w:eastAsia="Times New Roman" w:hAnsi="Times New Roman"/>
          <w:iCs/>
          <w:color w:val="000000" w:themeColor="text1"/>
          <w:kern w:val="24"/>
          <w:sz w:val="24"/>
          <w:szCs w:val="24"/>
          <w:lang w:eastAsia="ru-RU"/>
        </w:rPr>
      </w:pPr>
      <w:r w:rsidRPr="00CF5B93">
        <w:rPr>
          <w:rFonts w:ascii="Times New Roman" w:eastAsia="Times New Roman" w:hAnsi="Times New Roman"/>
          <w:iCs/>
          <w:color w:val="000000" w:themeColor="text1"/>
          <w:kern w:val="24"/>
          <w:sz w:val="24"/>
          <w:szCs w:val="24"/>
          <w:lang w:eastAsia="ru-RU"/>
        </w:rPr>
        <w:t>Оценка _____________________</w:t>
      </w:r>
      <w:r w:rsidRPr="00CF5B93">
        <w:rPr>
          <w:rFonts w:ascii="Times New Roman" w:eastAsia="Times New Roman" w:hAnsi="Times New Roman"/>
          <w:iCs/>
          <w:color w:val="000000" w:themeColor="text1"/>
          <w:kern w:val="24"/>
          <w:sz w:val="24"/>
          <w:szCs w:val="24"/>
          <w:lang w:eastAsia="ru-RU"/>
        </w:rPr>
        <w:tab/>
      </w:r>
      <w:r w:rsidRPr="00CF5B93">
        <w:rPr>
          <w:rFonts w:ascii="Times New Roman" w:eastAsia="Times New Roman" w:hAnsi="Times New Roman"/>
          <w:iCs/>
          <w:color w:val="000000" w:themeColor="text1"/>
          <w:kern w:val="24"/>
          <w:sz w:val="24"/>
          <w:szCs w:val="24"/>
          <w:lang w:eastAsia="ru-RU"/>
        </w:rPr>
        <w:tab/>
      </w:r>
      <w:r w:rsidRPr="00CF5B93">
        <w:rPr>
          <w:rFonts w:ascii="Times New Roman" w:eastAsia="Times New Roman" w:hAnsi="Times New Roman"/>
          <w:iCs/>
          <w:color w:val="000000" w:themeColor="text1"/>
          <w:kern w:val="24"/>
          <w:sz w:val="24"/>
          <w:szCs w:val="24"/>
          <w:lang w:eastAsia="ru-RU"/>
        </w:rPr>
        <w:tab/>
        <w:t>________________________________</w:t>
      </w:r>
    </w:p>
    <w:p w14:paraId="29BF74A7" w14:textId="77777777" w:rsidR="001C1F1E" w:rsidRPr="00787B58" w:rsidRDefault="001C1F1E" w:rsidP="001C1F1E">
      <w:pPr>
        <w:spacing w:line="240" w:lineRule="atLeast"/>
        <w:contextualSpacing/>
        <w:rPr>
          <w:rFonts w:ascii="Times New Roman" w:eastAsia="Times New Roman" w:hAnsi="Times New Roman"/>
          <w:iCs/>
          <w:color w:val="000000" w:themeColor="text1"/>
          <w:kern w:val="24"/>
          <w:sz w:val="24"/>
          <w:szCs w:val="24"/>
          <w:vertAlign w:val="superscript"/>
          <w:lang w:eastAsia="ru-RU"/>
        </w:rPr>
      </w:pPr>
      <w:r w:rsidRPr="00CF5B93">
        <w:rPr>
          <w:rFonts w:ascii="Times New Roman" w:eastAsia="Times New Roman" w:hAnsi="Times New Roman"/>
          <w:iCs/>
          <w:color w:val="000000" w:themeColor="text1"/>
          <w:kern w:val="24"/>
          <w:sz w:val="24"/>
          <w:szCs w:val="24"/>
          <w:vertAlign w:val="superscript"/>
          <w:lang w:eastAsia="ru-RU"/>
        </w:rPr>
        <w:tab/>
      </w:r>
      <w:r w:rsidRPr="00CF5B93">
        <w:rPr>
          <w:rFonts w:ascii="Times New Roman" w:eastAsia="Times New Roman" w:hAnsi="Times New Roman"/>
          <w:iCs/>
          <w:color w:val="000000" w:themeColor="text1"/>
          <w:kern w:val="24"/>
          <w:sz w:val="24"/>
          <w:szCs w:val="24"/>
          <w:vertAlign w:val="superscript"/>
          <w:lang w:eastAsia="ru-RU"/>
        </w:rPr>
        <w:tab/>
      </w:r>
      <w:r w:rsidRPr="00CF5B93">
        <w:rPr>
          <w:rFonts w:ascii="Times New Roman" w:eastAsia="Times New Roman" w:hAnsi="Times New Roman"/>
          <w:iCs/>
          <w:color w:val="000000" w:themeColor="text1"/>
          <w:kern w:val="24"/>
          <w:sz w:val="24"/>
          <w:szCs w:val="24"/>
          <w:vertAlign w:val="superscript"/>
          <w:lang w:eastAsia="ru-RU"/>
        </w:rPr>
        <w:tab/>
      </w:r>
      <w:r w:rsidRPr="00CF5B93">
        <w:rPr>
          <w:rFonts w:ascii="Times New Roman" w:eastAsia="Times New Roman" w:hAnsi="Times New Roman"/>
          <w:iCs/>
          <w:color w:val="000000" w:themeColor="text1"/>
          <w:kern w:val="24"/>
          <w:sz w:val="24"/>
          <w:szCs w:val="24"/>
          <w:vertAlign w:val="superscript"/>
          <w:lang w:eastAsia="ru-RU"/>
        </w:rPr>
        <w:tab/>
      </w:r>
      <w:r w:rsidRPr="00CF5B93">
        <w:rPr>
          <w:rFonts w:ascii="Times New Roman" w:eastAsia="Times New Roman" w:hAnsi="Times New Roman"/>
          <w:iCs/>
          <w:color w:val="000000" w:themeColor="text1"/>
          <w:kern w:val="24"/>
          <w:sz w:val="24"/>
          <w:szCs w:val="24"/>
          <w:vertAlign w:val="superscript"/>
          <w:lang w:eastAsia="ru-RU"/>
        </w:rPr>
        <w:tab/>
      </w:r>
      <w:r w:rsidRPr="00CF5B93">
        <w:rPr>
          <w:rFonts w:ascii="Times New Roman" w:eastAsia="Times New Roman" w:hAnsi="Times New Roman"/>
          <w:iCs/>
          <w:color w:val="000000" w:themeColor="text1"/>
          <w:kern w:val="24"/>
          <w:sz w:val="24"/>
          <w:szCs w:val="24"/>
          <w:vertAlign w:val="superscript"/>
          <w:lang w:eastAsia="ru-RU"/>
        </w:rPr>
        <w:tab/>
      </w:r>
      <w:r w:rsidRPr="00CF5B93">
        <w:rPr>
          <w:rFonts w:ascii="Times New Roman" w:eastAsia="Times New Roman" w:hAnsi="Times New Roman"/>
          <w:iCs/>
          <w:color w:val="000000" w:themeColor="text1"/>
          <w:kern w:val="24"/>
          <w:sz w:val="24"/>
          <w:szCs w:val="24"/>
          <w:vertAlign w:val="superscript"/>
          <w:lang w:eastAsia="ru-RU"/>
        </w:rPr>
        <w:tab/>
      </w:r>
      <w:r w:rsidRPr="00CF5B93">
        <w:rPr>
          <w:rFonts w:ascii="Times New Roman" w:eastAsia="Times New Roman" w:hAnsi="Times New Roman"/>
          <w:iCs/>
          <w:color w:val="000000" w:themeColor="text1"/>
          <w:kern w:val="24"/>
          <w:sz w:val="24"/>
          <w:szCs w:val="24"/>
          <w:vertAlign w:val="superscript"/>
          <w:lang w:eastAsia="ru-RU"/>
        </w:rPr>
        <w:tab/>
      </w:r>
      <w:r w:rsidRPr="00CF5B93">
        <w:rPr>
          <w:rFonts w:ascii="Times New Roman" w:eastAsia="Times New Roman" w:hAnsi="Times New Roman"/>
          <w:iCs/>
          <w:color w:val="000000" w:themeColor="text1"/>
          <w:kern w:val="24"/>
          <w:sz w:val="24"/>
          <w:szCs w:val="24"/>
          <w:vertAlign w:val="superscript"/>
          <w:lang w:eastAsia="ru-RU"/>
        </w:rPr>
        <w:tab/>
      </w:r>
      <w:r w:rsidRPr="00CF5B93">
        <w:rPr>
          <w:rFonts w:ascii="Times New Roman" w:eastAsia="Times New Roman" w:hAnsi="Times New Roman"/>
          <w:iCs/>
          <w:color w:val="000000" w:themeColor="text1"/>
          <w:kern w:val="24"/>
          <w:sz w:val="24"/>
          <w:szCs w:val="24"/>
          <w:vertAlign w:val="superscript"/>
          <w:lang w:eastAsia="ru-RU"/>
        </w:rPr>
        <w:tab/>
        <w:t>(подпись)</w:t>
      </w:r>
    </w:p>
    <w:p w14:paraId="3574CB47" w14:textId="77777777" w:rsidR="00F15B67" w:rsidRPr="00AC7F98" w:rsidRDefault="00B636F6" w:rsidP="00B636F6">
      <w:pPr>
        <w:tabs>
          <w:tab w:val="left" w:pos="993"/>
        </w:tabs>
        <w:spacing w:line="240" w:lineRule="atLeast"/>
        <w:contextualSpacing/>
        <w:rPr>
          <w:rFonts w:ascii="Times New Roman" w:eastAsia="Times New Roman" w:hAnsi="Times New Roman"/>
          <w:b/>
          <w:color w:val="000000" w:themeColor="text1"/>
          <w:kern w:val="24"/>
          <w:sz w:val="24"/>
          <w:szCs w:val="28"/>
          <w:lang w:eastAsia="ru-RU"/>
        </w:rPr>
      </w:pPr>
      <w:r w:rsidRPr="00AC7F98">
        <w:rPr>
          <w:rFonts w:ascii="Times New Roman" w:eastAsia="Times New Roman" w:hAnsi="Times New Roman"/>
          <w:b/>
          <w:color w:val="000000" w:themeColor="text1"/>
          <w:kern w:val="24"/>
          <w:sz w:val="24"/>
          <w:szCs w:val="28"/>
          <w:lang w:eastAsia="ru-RU"/>
        </w:rPr>
        <w:tab/>
      </w:r>
      <w:r w:rsidRPr="00AC7F98">
        <w:rPr>
          <w:rFonts w:ascii="Times New Roman" w:eastAsia="Times New Roman" w:hAnsi="Times New Roman"/>
          <w:b/>
          <w:color w:val="000000" w:themeColor="text1"/>
          <w:kern w:val="24"/>
          <w:sz w:val="24"/>
          <w:szCs w:val="28"/>
          <w:lang w:eastAsia="ru-RU"/>
        </w:rPr>
        <w:tab/>
      </w:r>
      <w:r w:rsidRPr="00AC7F98">
        <w:rPr>
          <w:rFonts w:ascii="Times New Roman" w:eastAsia="Times New Roman" w:hAnsi="Times New Roman"/>
          <w:b/>
          <w:color w:val="000000" w:themeColor="text1"/>
          <w:kern w:val="24"/>
          <w:sz w:val="24"/>
          <w:szCs w:val="28"/>
          <w:lang w:eastAsia="ru-RU"/>
        </w:rPr>
        <w:tab/>
      </w:r>
      <w:r w:rsidRPr="00AC7F98">
        <w:rPr>
          <w:rFonts w:ascii="Times New Roman" w:eastAsia="Times New Roman" w:hAnsi="Times New Roman"/>
          <w:b/>
          <w:color w:val="000000" w:themeColor="text1"/>
          <w:kern w:val="24"/>
          <w:sz w:val="24"/>
          <w:szCs w:val="28"/>
          <w:lang w:eastAsia="ru-RU"/>
        </w:rPr>
        <w:tab/>
      </w:r>
      <w:r w:rsidRPr="00AC7F98">
        <w:rPr>
          <w:rFonts w:ascii="Times New Roman" w:eastAsia="Times New Roman" w:hAnsi="Times New Roman"/>
          <w:b/>
          <w:color w:val="000000" w:themeColor="text1"/>
          <w:kern w:val="24"/>
          <w:sz w:val="24"/>
          <w:szCs w:val="28"/>
          <w:lang w:eastAsia="ru-RU"/>
        </w:rPr>
        <w:tab/>
      </w:r>
      <w:r w:rsidRPr="00AC7F98">
        <w:rPr>
          <w:rFonts w:ascii="Times New Roman" w:eastAsia="Times New Roman" w:hAnsi="Times New Roman"/>
          <w:b/>
          <w:color w:val="000000" w:themeColor="text1"/>
          <w:kern w:val="24"/>
          <w:sz w:val="24"/>
          <w:szCs w:val="28"/>
          <w:lang w:eastAsia="ru-RU"/>
        </w:rPr>
        <w:tab/>
      </w:r>
      <w:r w:rsidRPr="00AC7F98">
        <w:rPr>
          <w:rFonts w:ascii="Times New Roman" w:eastAsia="Times New Roman" w:hAnsi="Times New Roman"/>
          <w:b/>
          <w:color w:val="000000" w:themeColor="text1"/>
          <w:kern w:val="24"/>
          <w:sz w:val="24"/>
          <w:szCs w:val="28"/>
          <w:lang w:eastAsia="ru-RU"/>
        </w:rPr>
        <w:tab/>
      </w:r>
    </w:p>
    <w:p w14:paraId="30521632" w14:textId="5189FB26" w:rsidR="00B636F6" w:rsidRPr="00AC7F98" w:rsidRDefault="00B636F6" w:rsidP="00B636F6">
      <w:pPr>
        <w:tabs>
          <w:tab w:val="left" w:pos="993"/>
        </w:tabs>
        <w:spacing w:line="240" w:lineRule="atLeast"/>
        <w:contextualSpacing/>
        <w:rPr>
          <w:rFonts w:ascii="Times New Roman" w:eastAsia="Times New Roman" w:hAnsi="Times New Roman"/>
          <w:b/>
          <w:bCs/>
          <w:color w:val="000000" w:themeColor="text1"/>
          <w:kern w:val="24"/>
          <w:sz w:val="24"/>
          <w:szCs w:val="24"/>
          <w:lang w:eastAsia="ru-RU"/>
        </w:rPr>
      </w:pPr>
      <w:r w:rsidRPr="00AC7F98">
        <w:rPr>
          <w:rFonts w:ascii="Times New Roman" w:eastAsia="Times New Roman" w:hAnsi="Times New Roman"/>
          <w:b/>
          <w:color w:val="000000" w:themeColor="text1"/>
          <w:kern w:val="24"/>
          <w:sz w:val="24"/>
          <w:szCs w:val="28"/>
          <w:lang w:eastAsia="ru-RU"/>
        </w:rPr>
        <w:tab/>
      </w:r>
    </w:p>
    <w:p w14:paraId="582A45BE" w14:textId="4554B59F" w:rsidR="00B636F6" w:rsidRPr="00AC7F98" w:rsidRDefault="00B636F6" w:rsidP="00B636F6">
      <w:pPr>
        <w:jc w:val="center"/>
        <w:rPr>
          <w:rFonts w:ascii="Times New Roman" w:eastAsia="Times New Roman" w:hAnsi="Times New Roman"/>
          <w:b/>
          <w:bCs/>
          <w:color w:val="000000" w:themeColor="text1"/>
          <w:kern w:val="24"/>
          <w:sz w:val="24"/>
          <w:szCs w:val="24"/>
          <w:lang w:eastAsia="ru-RU"/>
        </w:rPr>
      </w:pPr>
      <w:r w:rsidRPr="00AC7F98">
        <w:rPr>
          <w:rFonts w:ascii="Times New Roman" w:eastAsia="Times New Roman" w:hAnsi="Times New Roman"/>
          <w:b/>
          <w:bCs/>
          <w:color w:val="000000" w:themeColor="text1"/>
          <w:kern w:val="24"/>
          <w:sz w:val="24"/>
          <w:szCs w:val="24"/>
          <w:lang w:eastAsia="ru-RU"/>
        </w:rPr>
        <w:t>Ставрополь, 2024 г</w:t>
      </w:r>
    </w:p>
    <w:p w14:paraId="68C27219" w14:textId="77777777" w:rsidR="00B636F6" w:rsidRPr="00AC7F98" w:rsidRDefault="00B636F6" w:rsidP="00B636F6">
      <w:pPr>
        <w:rPr>
          <w:rFonts w:ascii="Times New Roman" w:eastAsia="Times New Roman" w:hAnsi="Times New Roman"/>
          <w:b/>
          <w:bCs/>
          <w:color w:val="000000" w:themeColor="text1"/>
          <w:kern w:val="24"/>
          <w:sz w:val="24"/>
          <w:szCs w:val="24"/>
          <w:lang w:eastAsia="ru-RU"/>
        </w:rPr>
        <w:sectPr w:rsidR="00B636F6" w:rsidRPr="00AC7F98">
          <w:pgSz w:w="11906" w:h="16838"/>
          <w:pgMar w:top="1134" w:right="850" w:bottom="1134" w:left="1701" w:header="708" w:footer="708" w:gutter="0"/>
          <w:pgNumType w:start="1" w:chapStyle="1"/>
          <w:cols w:space="720"/>
        </w:sectPr>
      </w:pPr>
    </w:p>
    <w:p w14:paraId="1EF4BAE3" w14:textId="77777777" w:rsidR="00F95006" w:rsidRPr="00AC7F98" w:rsidRDefault="00F95006" w:rsidP="00F95006">
      <w:pPr>
        <w:spacing w:after="0" w:line="240" w:lineRule="auto"/>
        <w:jc w:val="center"/>
        <w:rPr>
          <w:rFonts w:ascii="Times New Roman" w:eastAsia="Times New Roman" w:hAnsi="Times New Roman"/>
          <w:b/>
          <w:kern w:val="24"/>
          <w:sz w:val="28"/>
          <w:szCs w:val="28"/>
          <w:lang w:eastAsia="ru-RU"/>
        </w:rPr>
      </w:pPr>
      <w:r w:rsidRPr="00AC7F98">
        <w:rPr>
          <w:rFonts w:ascii="Times New Roman" w:eastAsia="Times New Roman" w:hAnsi="Times New Roman"/>
          <w:b/>
          <w:kern w:val="24"/>
          <w:sz w:val="28"/>
          <w:szCs w:val="28"/>
          <w:lang w:eastAsia="ru-RU"/>
        </w:rPr>
        <w:lastRenderedPageBreak/>
        <w:t>Министерство науки и высшего образования Российской Федерации</w:t>
      </w:r>
    </w:p>
    <w:p w14:paraId="2DB26058" w14:textId="77777777" w:rsidR="00F95006" w:rsidRPr="00AC7F98" w:rsidRDefault="00F95006" w:rsidP="00F95006">
      <w:pPr>
        <w:spacing w:after="0" w:line="240" w:lineRule="auto"/>
        <w:jc w:val="center"/>
        <w:rPr>
          <w:rFonts w:ascii="Times New Roman" w:eastAsia="Times New Roman" w:hAnsi="Times New Roman"/>
          <w:b/>
          <w:kern w:val="24"/>
          <w:sz w:val="28"/>
          <w:szCs w:val="28"/>
          <w:lang w:eastAsia="ru-RU"/>
        </w:rPr>
      </w:pPr>
      <w:r w:rsidRPr="00AC7F98">
        <w:rPr>
          <w:rFonts w:ascii="Times New Roman" w:eastAsia="Times New Roman" w:hAnsi="Times New Roman"/>
          <w:b/>
          <w:kern w:val="24"/>
          <w:sz w:val="28"/>
          <w:szCs w:val="28"/>
          <w:lang w:eastAsia="ru-RU"/>
        </w:rPr>
        <w:t>Федеральное государственное автономное образовательное учреждение</w:t>
      </w:r>
    </w:p>
    <w:p w14:paraId="2F26ED8E" w14:textId="77777777" w:rsidR="00F95006" w:rsidRPr="00AC7F98" w:rsidRDefault="00F95006" w:rsidP="00F95006">
      <w:pPr>
        <w:spacing w:after="0" w:line="240" w:lineRule="auto"/>
        <w:jc w:val="center"/>
        <w:rPr>
          <w:rFonts w:ascii="Times New Roman" w:eastAsia="Times New Roman" w:hAnsi="Times New Roman"/>
          <w:b/>
          <w:kern w:val="24"/>
          <w:sz w:val="28"/>
          <w:szCs w:val="28"/>
          <w:lang w:eastAsia="ru-RU"/>
        </w:rPr>
      </w:pPr>
      <w:r w:rsidRPr="00AC7F98">
        <w:rPr>
          <w:rFonts w:ascii="Times New Roman" w:eastAsia="Times New Roman" w:hAnsi="Times New Roman"/>
          <w:b/>
          <w:kern w:val="24"/>
          <w:sz w:val="28"/>
          <w:szCs w:val="28"/>
          <w:lang w:eastAsia="ru-RU"/>
        </w:rPr>
        <w:t>высшего образования</w:t>
      </w:r>
    </w:p>
    <w:p w14:paraId="03743569" w14:textId="77777777" w:rsidR="00F95006" w:rsidRPr="00AC7F98" w:rsidRDefault="00F95006" w:rsidP="00F95006">
      <w:pPr>
        <w:spacing w:after="0" w:line="240" w:lineRule="auto"/>
        <w:jc w:val="center"/>
        <w:rPr>
          <w:rFonts w:ascii="Times New Roman" w:eastAsia="Times New Roman" w:hAnsi="Times New Roman"/>
          <w:b/>
          <w:kern w:val="24"/>
          <w:sz w:val="28"/>
          <w:szCs w:val="28"/>
          <w:lang w:eastAsia="ru-RU"/>
        </w:rPr>
      </w:pPr>
      <w:r w:rsidRPr="00AC7F98">
        <w:rPr>
          <w:rFonts w:ascii="Times New Roman" w:eastAsia="Times New Roman" w:hAnsi="Times New Roman"/>
          <w:b/>
          <w:kern w:val="24"/>
          <w:sz w:val="28"/>
          <w:szCs w:val="28"/>
          <w:lang w:eastAsia="ru-RU"/>
        </w:rPr>
        <w:t>«СЕВЕРО-КАВКАЗСКИЙ ФЕДЕРАЛЬНЫЙ УНИВЕРСИТЕТ»</w:t>
      </w:r>
    </w:p>
    <w:p w14:paraId="465217B3" w14:textId="77777777" w:rsidR="00B43374" w:rsidRPr="00CF5B93" w:rsidRDefault="00B43374" w:rsidP="00B43374">
      <w:pPr>
        <w:spacing w:line="240" w:lineRule="atLeast"/>
        <w:contextualSpacing/>
        <w:rPr>
          <w:rFonts w:ascii="Times New Roman" w:eastAsia="Times New Roman" w:hAnsi="Times New Roman"/>
          <w:b/>
          <w:bCs/>
          <w:color w:val="000000" w:themeColor="text1"/>
          <w:kern w:val="24"/>
          <w:sz w:val="24"/>
          <w:szCs w:val="24"/>
          <w:u w:val="single"/>
          <w:lang w:eastAsia="ru-RU"/>
        </w:rPr>
      </w:pPr>
      <w:r w:rsidRPr="00CF5B93">
        <w:rPr>
          <w:rFonts w:ascii="Times New Roman" w:eastAsia="Times New Roman" w:hAnsi="Times New Roman"/>
          <w:b/>
          <w:bCs/>
          <w:color w:val="000000" w:themeColor="text1"/>
          <w:kern w:val="24"/>
          <w:sz w:val="24"/>
          <w:szCs w:val="24"/>
          <w:lang w:eastAsia="ru-RU"/>
        </w:rPr>
        <w:t xml:space="preserve">Институт </w:t>
      </w:r>
      <w:r w:rsidRPr="00CF5B93">
        <w:rPr>
          <w:rFonts w:ascii="Times New Roman" w:eastAsia="Times New Roman" w:hAnsi="Times New Roman"/>
          <w:b/>
          <w:bCs/>
          <w:color w:val="000000" w:themeColor="text1"/>
          <w:kern w:val="24"/>
          <w:sz w:val="24"/>
          <w:szCs w:val="24"/>
          <w:u w:val="single"/>
          <w:lang w:eastAsia="ru-RU"/>
        </w:rPr>
        <w:t>цифрового развития</w:t>
      </w:r>
    </w:p>
    <w:p w14:paraId="56640E16" w14:textId="77777777" w:rsidR="00B43374" w:rsidRPr="00CF5B93" w:rsidRDefault="00B43374" w:rsidP="00B43374">
      <w:pPr>
        <w:spacing w:line="240" w:lineRule="atLeast"/>
        <w:contextualSpacing/>
        <w:rPr>
          <w:rFonts w:ascii="Times New Roman" w:eastAsia="Times New Roman" w:hAnsi="Times New Roman"/>
          <w:b/>
          <w:bCs/>
          <w:color w:val="000000" w:themeColor="text1"/>
          <w:kern w:val="24"/>
          <w:sz w:val="24"/>
          <w:szCs w:val="24"/>
          <w:lang w:eastAsia="ru-RU"/>
        </w:rPr>
      </w:pPr>
      <w:r w:rsidRPr="00CF5B93">
        <w:rPr>
          <w:rFonts w:ascii="Times New Roman" w:eastAsia="Times New Roman" w:hAnsi="Times New Roman"/>
          <w:b/>
          <w:bCs/>
          <w:color w:val="000000" w:themeColor="text1"/>
          <w:kern w:val="24"/>
          <w:sz w:val="24"/>
          <w:szCs w:val="24"/>
          <w:lang w:eastAsia="ru-RU"/>
        </w:rPr>
        <w:t xml:space="preserve">Кафедра </w:t>
      </w:r>
      <w:r w:rsidRPr="00CF5B93">
        <w:rPr>
          <w:rFonts w:ascii="Times New Roman" w:eastAsia="Times New Roman" w:hAnsi="Times New Roman"/>
          <w:b/>
          <w:bCs/>
          <w:color w:val="000000" w:themeColor="text1"/>
          <w:kern w:val="24"/>
          <w:sz w:val="24"/>
          <w:szCs w:val="24"/>
          <w:u w:val="single"/>
          <w:lang w:eastAsia="ru-RU"/>
        </w:rPr>
        <w:t>прикладной информатики</w:t>
      </w:r>
    </w:p>
    <w:p w14:paraId="35C17EF7" w14:textId="77777777" w:rsidR="00F95006" w:rsidRPr="00AC7F98" w:rsidRDefault="00F95006" w:rsidP="00F95006">
      <w:pPr>
        <w:spacing w:after="0" w:line="240" w:lineRule="auto"/>
        <w:jc w:val="center"/>
        <w:rPr>
          <w:rFonts w:ascii="Times New Roman" w:eastAsia="Times New Roman" w:hAnsi="Times New Roman"/>
          <w:b/>
          <w:bCs/>
          <w:kern w:val="24"/>
          <w:sz w:val="24"/>
          <w:szCs w:val="24"/>
          <w:lang w:eastAsia="ru-RU"/>
        </w:rPr>
      </w:pPr>
    </w:p>
    <w:p w14:paraId="5B30952F" w14:textId="77777777" w:rsidR="00F95006" w:rsidRPr="00274A31" w:rsidRDefault="00F95006" w:rsidP="00F95006">
      <w:pPr>
        <w:spacing w:after="0" w:line="240" w:lineRule="auto"/>
        <w:jc w:val="both"/>
        <w:rPr>
          <w:rFonts w:ascii="Times New Roman" w:eastAsia="Times New Roman" w:hAnsi="Times New Roman"/>
          <w:b/>
          <w:bCs/>
          <w:kern w:val="24"/>
          <w:sz w:val="24"/>
          <w:szCs w:val="24"/>
          <w:lang w:eastAsia="ru-RU"/>
        </w:rPr>
      </w:pPr>
      <w:r w:rsidRPr="00274A31">
        <w:rPr>
          <w:rFonts w:ascii="Times New Roman" w:eastAsia="Times New Roman" w:hAnsi="Times New Roman"/>
          <w:b/>
          <w:bCs/>
          <w:kern w:val="24"/>
          <w:sz w:val="24"/>
          <w:szCs w:val="24"/>
          <w:lang w:eastAsia="ru-RU"/>
        </w:rPr>
        <w:t>Утверждена распоряжением по институту</w:t>
      </w:r>
      <w:r w:rsidRPr="00274A31">
        <w:rPr>
          <w:rFonts w:ascii="Times New Roman" w:eastAsia="Times New Roman" w:hAnsi="Times New Roman"/>
          <w:b/>
          <w:bCs/>
          <w:kern w:val="24"/>
          <w:sz w:val="24"/>
          <w:szCs w:val="24"/>
          <w:lang w:eastAsia="ru-RU"/>
        </w:rPr>
        <w:tab/>
      </w:r>
      <w:r w:rsidRPr="00274A31">
        <w:rPr>
          <w:rFonts w:ascii="Times New Roman" w:eastAsia="Times New Roman" w:hAnsi="Times New Roman"/>
          <w:b/>
          <w:bCs/>
          <w:kern w:val="24"/>
          <w:sz w:val="24"/>
          <w:szCs w:val="24"/>
          <w:lang w:eastAsia="ru-RU"/>
        </w:rPr>
        <w:tab/>
      </w:r>
      <w:r w:rsidRPr="00274A31">
        <w:rPr>
          <w:rFonts w:ascii="Times New Roman" w:eastAsia="Times New Roman" w:hAnsi="Times New Roman"/>
          <w:b/>
          <w:bCs/>
          <w:kern w:val="24"/>
          <w:sz w:val="24"/>
          <w:szCs w:val="24"/>
          <w:lang w:eastAsia="ru-RU"/>
        </w:rPr>
        <w:tab/>
        <w:t xml:space="preserve">   Допущена к защите</w:t>
      </w:r>
    </w:p>
    <w:p w14:paraId="71D8028A" w14:textId="0BA45FC1" w:rsidR="00F95006" w:rsidRPr="00274A31" w:rsidRDefault="00F95006" w:rsidP="00F95006">
      <w:pPr>
        <w:spacing w:after="0" w:line="240" w:lineRule="auto"/>
        <w:jc w:val="both"/>
        <w:rPr>
          <w:rFonts w:ascii="Times New Roman" w:eastAsia="Times New Roman" w:hAnsi="Times New Roman"/>
          <w:b/>
          <w:bCs/>
          <w:kern w:val="24"/>
          <w:sz w:val="24"/>
          <w:szCs w:val="24"/>
          <w:lang w:eastAsia="ru-RU"/>
        </w:rPr>
      </w:pPr>
      <w:bookmarkStart w:id="9" w:name="_Hlk167223412"/>
      <w:r w:rsidRPr="00274A31">
        <w:rPr>
          <w:rFonts w:ascii="Times New Roman" w:eastAsia="Times New Roman" w:hAnsi="Times New Roman"/>
          <w:b/>
          <w:bCs/>
          <w:kern w:val="24"/>
          <w:sz w:val="24"/>
          <w:szCs w:val="24"/>
          <w:lang w:eastAsia="ru-RU"/>
        </w:rPr>
        <w:t xml:space="preserve">от </w:t>
      </w:r>
      <w:r w:rsidR="00CB3652" w:rsidRPr="00C1710C">
        <w:rPr>
          <w:rFonts w:ascii="Times New Roman" w:hAnsi="Times New Roman"/>
          <w:sz w:val="24"/>
          <w:szCs w:val="20"/>
          <w:u w:val="single"/>
        </w:rPr>
        <w:t xml:space="preserve">01.04.2024 г. </w:t>
      </w:r>
      <w:r w:rsidRPr="00274A31">
        <w:rPr>
          <w:rFonts w:ascii="Times New Roman" w:eastAsia="Times New Roman" w:hAnsi="Times New Roman"/>
          <w:b/>
          <w:bCs/>
          <w:kern w:val="24"/>
          <w:sz w:val="24"/>
          <w:szCs w:val="24"/>
          <w:lang w:eastAsia="ru-RU"/>
        </w:rPr>
        <w:t xml:space="preserve">№ </w:t>
      </w:r>
      <w:bookmarkEnd w:id="9"/>
      <w:r w:rsidR="00CB3652" w:rsidRPr="00C1710C">
        <w:rPr>
          <w:rFonts w:ascii="Times New Roman" w:hAnsi="Times New Roman"/>
          <w:sz w:val="24"/>
          <w:szCs w:val="20"/>
          <w:u w:val="single"/>
        </w:rPr>
        <w:t>95-Р-12.00</w:t>
      </w:r>
      <w:r w:rsidRPr="00274A31">
        <w:rPr>
          <w:rFonts w:ascii="Times New Roman" w:eastAsia="Times New Roman" w:hAnsi="Times New Roman"/>
          <w:b/>
          <w:bCs/>
          <w:kern w:val="24"/>
          <w:sz w:val="24"/>
          <w:szCs w:val="24"/>
          <w:lang w:eastAsia="ru-RU"/>
        </w:rPr>
        <w:tab/>
      </w:r>
      <w:r w:rsidRPr="00274A31">
        <w:rPr>
          <w:rFonts w:ascii="Times New Roman" w:eastAsia="Times New Roman" w:hAnsi="Times New Roman"/>
          <w:b/>
          <w:bCs/>
          <w:kern w:val="24"/>
          <w:sz w:val="24"/>
          <w:szCs w:val="24"/>
          <w:lang w:eastAsia="ru-RU"/>
        </w:rPr>
        <w:tab/>
      </w:r>
      <w:r w:rsidRPr="00274A31">
        <w:rPr>
          <w:rFonts w:ascii="Times New Roman" w:eastAsia="Times New Roman" w:hAnsi="Times New Roman"/>
          <w:b/>
          <w:bCs/>
          <w:kern w:val="24"/>
          <w:sz w:val="24"/>
          <w:szCs w:val="24"/>
          <w:lang w:eastAsia="ru-RU"/>
        </w:rPr>
        <w:tab/>
        <w:t xml:space="preserve"> «_____» _______________ 20___ г.</w:t>
      </w:r>
    </w:p>
    <w:p w14:paraId="0CB15305" w14:textId="289E50DF" w:rsidR="00DB24A6" w:rsidRDefault="00DB24A6" w:rsidP="00C1710C">
      <w:pPr>
        <w:spacing w:after="0" w:line="240" w:lineRule="auto"/>
        <w:jc w:val="right"/>
        <w:rPr>
          <w:rFonts w:ascii="Times New Roman" w:eastAsia="Times New Roman" w:hAnsi="Times New Roman"/>
          <w:b/>
          <w:iCs/>
          <w:kern w:val="24"/>
          <w:szCs w:val="24"/>
          <w:lang w:eastAsia="ru-RU"/>
        </w:rPr>
      </w:pPr>
      <w:r>
        <w:rPr>
          <w:rFonts w:ascii="Times New Roman" w:eastAsia="Times New Roman" w:hAnsi="Times New Roman"/>
          <w:b/>
          <w:bCs/>
          <w:kern w:val="24"/>
          <w:sz w:val="24"/>
          <w:szCs w:val="24"/>
          <w:lang w:eastAsia="ru-RU"/>
        </w:rPr>
        <w:t xml:space="preserve">                                                                        </w:t>
      </w:r>
      <w:r w:rsidR="00F95006" w:rsidRPr="00274A31">
        <w:rPr>
          <w:rFonts w:ascii="Times New Roman" w:eastAsia="Times New Roman" w:hAnsi="Times New Roman"/>
          <w:b/>
          <w:bCs/>
          <w:kern w:val="24"/>
          <w:szCs w:val="24"/>
          <w:lang w:eastAsia="ru-RU"/>
        </w:rPr>
        <w:t xml:space="preserve">Зав. кафедрой </w:t>
      </w:r>
      <w:r w:rsidR="00F95006" w:rsidRPr="00274A31">
        <w:rPr>
          <w:rFonts w:ascii="Times New Roman" w:eastAsia="Times New Roman" w:hAnsi="Times New Roman"/>
          <w:b/>
          <w:iCs/>
          <w:kern w:val="24"/>
          <w:szCs w:val="24"/>
          <w:lang w:eastAsia="ru-RU"/>
        </w:rPr>
        <w:t>прикладной информатики</w:t>
      </w:r>
    </w:p>
    <w:p w14:paraId="4E045698" w14:textId="49CAF30C" w:rsidR="00F95006" w:rsidRPr="00AC7F98" w:rsidRDefault="00DB24A6" w:rsidP="00C1710C">
      <w:pPr>
        <w:spacing w:after="0" w:line="240" w:lineRule="auto"/>
        <w:jc w:val="right"/>
        <w:rPr>
          <w:rFonts w:ascii="Times New Roman" w:eastAsia="Times New Roman" w:hAnsi="Times New Roman"/>
          <w:kern w:val="24"/>
          <w:sz w:val="24"/>
          <w:szCs w:val="24"/>
          <w:lang w:eastAsia="ru-RU"/>
        </w:rPr>
      </w:pPr>
      <w:r>
        <w:rPr>
          <w:rFonts w:ascii="Times New Roman" w:eastAsia="Times New Roman" w:hAnsi="Times New Roman"/>
          <w:i/>
          <w:iCs/>
          <w:kern w:val="24"/>
          <w:sz w:val="24"/>
          <w:szCs w:val="24"/>
          <w:lang w:eastAsia="ru-RU"/>
        </w:rPr>
        <w:t xml:space="preserve">                                                                                   </w:t>
      </w:r>
      <w:r w:rsidR="0011669F" w:rsidRPr="00AC7F98">
        <w:rPr>
          <w:rFonts w:ascii="Times New Roman" w:eastAsia="Times New Roman" w:hAnsi="Times New Roman"/>
          <w:i/>
          <w:iCs/>
          <w:kern w:val="24"/>
          <w:sz w:val="24"/>
          <w:szCs w:val="24"/>
          <w:u w:val="single"/>
          <w:lang w:eastAsia="ru-RU"/>
        </w:rPr>
        <w:t>к.э.н., доцент, Азаров Иван Валерьевич</w:t>
      </w:r>
    </w:p>
    <w:p w14:paraId="177AEFEB" w14:textId="77777777" w:rsidR="00F95006" w:rsidRPr="00AC7F98" w:rsidRDefault="00F95006" w:rsidP="00C1710C">
      <w:pPr>
        <w:spacing w:after="0" w:line="240" w:lineRule="auto"/>
        <w:jc w:val="right"/>
        <w:rPr>
          <w:rFonts w:ascii="Times New Roman" w:eastAsia="Times New Roman" w:hAnsi="Times New Roman"/>
          <w:i/>
          <w:iCs/>
          <w:kern w:val="24"/>
          <w:sz w:val="24"/>
          <w:szCs w:val="24"/>
          <w:lang w:eastAsia="ru-RU"/>
        </w:rPr>
      </w:pPr>
      <w:r w:rsidRPr="00AC7F98">
        <w:rPr>
          <w:rFonts w:ascii="Times New Roman" w:eastAsia="Times New Roman" w:hAnsi="Times New Roman"/>
          <w:i/>
          <w:iCs/>
          <w:kern w:val="24"/>
          <w:sz w:val="24"/>
          <w:szCs w:val="24"/>
          <w:lang w:eastAsia="ru-RU"/>
        </w:rPr>
        <w:tab/>
      </w:r>
      <w:r w:rsidRPr="00AC7F98">
        <w:rPr>
          <w:rFonts w:ascii="Times New Roman" w:eastAsia="Times New Roman" w:hAnsi="Times New Roman"/>
          <w:i/>
          <w:iCs/>
          <w:kern w:val="24"/>
          <w:sz w:val="24"/>
          <w:szCs w:val="24"/>
          <w:lang w:eastAsia="ru-RU"/>
        </w:rPr>
        <w:tab/>
      </w:r>
      <w:r w:rsidRPr="00AC7F98">
        <w:rPr>
          <w:rFonts w:ascii="Times New Roman" w:eastAsia="Times New Roman" w:hAnsi="Times New Roman"/>
          <w:i/>
          <w:iCs/>
          <w:kern w:val="24"/>
          <w:sz w:val="24"/>
          <w:szCs w:val="24"/>
          <w:lang w:eastAsia="ru-RU"/>
        </w:rPr>
        <w:tab/>
      </w:r>
      <w:r w:rsidRPr="00AC7F98">
        <w:rPr>
          <w:rFonts w:ascii="Times New Roman" w:eastAsia="Times New Roman" w:hAnsi="Times New Roman"/>
          <w:i/>
          <w:iCs/>
          <w:kern w:val="24"/>
          <w:sz w:val="24"/>
          <w:szCs w:val="24"/>
          <w:lang w:eastAsia="ru-RU"/>
        </w:rPr>
        <w:tab/>
      </w:r>
      <w:r w:rsidRPr="00AC7F98">
        <w:rPr>
          <w:rFonts w:ascii="Times New Roman" w:eastAsia="Times New Roman" w:hAnsi="Times New Roman"/>
          <w:i/>
          <w:iCs/>
          <w:kern w:val="24"/>
          <w:sz w:val="24"/>
          <w:szCs w:val="24"/>
          <w:lang w:eastAsia="ru-RU"/>
        </w:rPr>
        <w:tab/>
      </w:r>
      <w:r w:rsidRPr="00AC7F98">
        <w:rPr>
          <w:rFonts w:ascii="Times New Roman" w:eastAsia="Times New Roman" w:hAnsi="Times New Roman"/>
          <w:i/>
          <w:iCs/>
          <w:kern w:val="24"/>
          <w:sz w:val="24"/>
          <w:szCs w:val="24"/>
          <w:lang w:eastAsia="ru-RU"/>
        </w:rPr>
        <w:tab/>
      </w:r>
      <w:r w:rsidRPr="00AC7F98">
        <w:rPr>
          <w:rFonts w:ascii="Times New Roman" w:eastAsia="Times New Roman" w:hAnsi="Times New Roman"/>
          <w:i/>
          <w:iCs/>
          <w:kern w:val="24"/>
          <w:sz w:val="24"/>
          <w:szCs w:val="24"/>
          <w:lang w:eastAsia="ru-RU"/>
        </w:rPr>
        <w:tab/>
        <w:t xml:space="preserve">(уч. степень, </w:t>
      </w:r>
      <w:proofErr w:type="spellStart"/>
      <w:r w:rsidRPr="00AC7F98">
        <w:rPr>
          <w:rFonts w:ascii="Times New Roman" w:eastAsia="Times New Roman" w:hAnsi="Times New Roman"/>
          <w:i/>
          <w:iCs/>
          <w:kern w:val="24"/>
          <w:sz w:val="24"/>
          <w:szCs w:val="24"/>
          <w:lang w:eastAsia="ru-RU"/>
        </w:rPr>
        <w:t>уч</w:t>
      </w:r>
      <w:proofErr w:type="spellEnd"/>
      <w:r w:rsidRPr="00AC7F98">
        <w:rPr>
          <w:rFonts w:ascii="Times New Roman" w:eastAsia="Times New Roman" w:hAnsi="Times New Roman"/>
          <w:i/>
          <w:iCs/>
          <w:kern w:val="24"/>
          <w:sz w:val="24"/>
          <w:szCs w:val="24"/>
          <w:lang w:eastAsia="ru-RU"/>
        </w:rPr>
        <w:t xml:space="preserve"> звание, ФИО зав. каф.)</w:t>
      </w:r>
    </w:p>
    <w:p w14:paraId="6252D705" w14:textId="77777777" w:rsidR="00F95006" w:rsidRPr="00AC7F98" w:rsidRDefault="00F95006" w:rsidP="00F95006">
      <w:pPr>
        <w:spacing w:after="0" w:line="240" w:lineRule="auto"/>
        <w:jc w:val="right"/>
        <w:rPr>
          <w:rFonts w:ascii="Times New Roman" w:eastAsia="Times New Roman" w:hAnsi="Times New Roman"/>
          <w:b/>
          <w:bCs/>
          <w:kern w:val="24"/>
          <w:sz w:val="24"/>
          <w:szCs w:val="24"/>
          <w:lang w:eastAsia="ru-RU"/>
        </w:rPr>
      </w:pPr>
      <w:r w:rsidRPr="00AC7F98">
        <w:rPr>
          <w:rFonts w:ascii="Times New Roman" w:eastAsia="Times New Roman" w:hAnsi="Times New Roman"/>
          <w:i/>
          <w:iCs/>
          <w:kern w:val="24"/>
          <w:sz w:val="24"/>
          <w:szCs w:val="24"/>
          <w:lang w:eastAsia="ru-RU"/>
        </w:rPr>
        <w:tab/>
      </w:r>
      <w:r w:rsidRPr="00AC7F98">
        <w:rPr>
          <w:rFonts w:ascii="Times New Roman" w:eastAsia="Times New Roman" w:hAnsi="Times New Roman"/>
          <w:i/>
          <w:iCs/>
          <w:kern w:val="24"/>
          <w:sz w:val="24"/>
          <w:szCs w:val="24"/>
          <w:lang w:eastAsia="ru-RU"/>
        </w:rPr>
        <w:tab/>
      </w:r>
      <w:r w:rsidRPr="00AC7F98">
        <w:rPr>
          <w:rFonts w:ascii="Times New Roman" w:eastAsia="Times New Roman" w:hAnsi="Times New Roman"/>
          <w:i/>
          <w:iCs/>
          <w:kern w:val="24"/>
          <w:sz w:val="24"/>
          <w:szCs w:val="24"/>
          <w:lang w:eastAsia="ru-RU"/>
        </w:rPr>
        <w:tab/>
      </w:r>
      <w:r w:rsidRPr="00AC7F98">
        <w:rPr>
          <w:rFonts w:ascii="Times New Roman" w:eastAsia="Times New Roman" w:hAnsi="Times New Roman"/>
          <w:i/>
          <w:iCs/>
          <w:kern w:val="24"/>
          <w:sz w:val="24"/>
          <w:szCs w:val="24"/>
          <w:lang w:eastAsia="ru-RU"/>
        </w:rPr>
        <w:tab/>
      </w:r>
      <w:r w:rsidRPr="00AC7F98">
        <w:rPr>
          <w:rFonts w:ascii="Times New Roman" w:eastAsia="Times New Roman" w:hAnsi="Times New Roman"/>
          <w:i/>
          <w:iCs/>
          <w:kern w:val="24"/>
          <w:sz w:val="24"/>
          <w:szCs w:val="24"/>
          <w:lang w:eastAsia="ru-RU"/>
        </w:rPr>
        <w:tab/>
      </w:r>
      <w:r w:rsidRPr="00AC7F98">
        <w:rPr>
          <w:rFonts w:ascii="Times New Roman" w:eastAsia="Times New Roman" w:hAnsi="Times New Roman"/>
          <w:i/>
          <w:iCs/>
          <w:kern w:val="24"/>
          <w:sz w:val="24"/>
          <w:szCs w:val="24"/>
          <w:lang w:eastAsia="ru-RU"/>
        </w:rPr>
        <w:tab/>
      </w:r>
      <w:r w:rsidRPr="00AC7F98">
        <w:rPr>
          <w:rFonts w:ascii="Times New Roman" w:eastAsia="Times New Roman" w:hAnsi="Times New Roman"/>
          <w:i/>
          <w:iCs/>
          <w:kern w:val="24"/>
          <w:sz w:val="24"/>
          <w:szCs w:val="24"/>
          <w:lang w:eastAsia="ru-RU"/>
        </w:rPr>
        <w:tab/>
      </w:r>
      <w:r w:rsidRPr="00AC7F98">
        <w:rPr>
          <w:rFonts w:ascii="Times New Roman" w:eastAsia="Times New Roman" w:hAnsi="Times New Roman"/>
          <w:b/>
          <w:bCs/>
          <w:kern w:val="24"/>
          <w:sz w:val="24"/>
          <w:szCs w:val="24"/>
          <w:lang w:eastAsia="ru-RU"/>
        </w:rPr>
        <w:t>_______________________________</w:t>
      </w:r>
    </w:p>
    <w:p w14:paraId="1F0FD40D" w14:textId="77777777" w:rsidR="00F95006" w:rsidRPr="00AC7F98" w:rsidRDefault="00F95006" w:rsidP="00F95006">
      <w:pPr>
        <w:spacing w:after="0" w:line="240" w:lineRule="auto"/>
        <w:jc w:val="both"/>
        <w:rPr>
          <w:rFonts w:ascii="Times New Roman" w:eastAsia="Times New Roman" w:hAnsi="Times New Roman"/>
          <w:i/>
          <w:iCs/>
          <w:kern w:val="24"/>
          <w:sz w:val="24"/>
          <w:szCs w:val="24"/>
          <w:lang w:eastAsia="ru-RU"/>
        </w:rPr>
      </w:pPr>
      <w:r w:rsidRPr="00AC7F98">
        <w:rPr>
          <w:rFonts w:ascii="Times New Roman" w:eastAsia="Times New Roman" w:hAnsi="Times New Roman"/>
          <w:b/>
          <w:bCs/>
          <w:kern w:val="24"/>
          <w:sz w:val="24"/>
          <w:szCs w:val="24"/>
          <w:lang w:eastAsia="ru-RU"/>
        </w:rPr>
        <w:tab/>
      </w:r>
      <w:r w:rsidRPr="00AC7F98">
        <w:rPr>
          <w:rFonts w:ascii="Times New Roman" w:eastAsia="Times New Roman" w:hAnsi="Times New Roman"/>
          <w:b/>
          <w:bCs/>
          <w:kern w:val="24"/>
          <w:sz w:val="24"/>
          <w:szCs w:val="24"/>
          <w:lang w:eastAsia="ru-RU"/>
        </w:rPr>
        <w:tab/>
      </w:r>
      <w:r w:rsidRPr="00AC7F98">
        <w:rPr>
          <w:rFonts w:ascii="Times New Roman" w:eastAsia="Times New Roman" w:hAnsi="Times New Roman"/>
          <w:b/>
          <w:bCs/>
          <w:kern w:val="24"/>
          <w:sz w:val="24"/>
          <w:szCs w:val="24"/>
          <w:lang w:eastAsia="ru-RU"/>
        </w:rPr>
        <w:tab/>
      </w:r>
      <w:r w:rsidRPr="00AC7F98">
        <w:rPr>
          <w:rFonts w:ascii="Times New Roman" w:eastAsia="Times New Roman" w:hAnsi="Times New Roman"/>
          <w:b/>
          <w:bCs/>
          <w:kern w:val="24"/>
          <w:sz w:val="24"/>
          <w:szCs w:val="24"/>
          <w:lang w:eastAsia="ru-RU"/>
        </w:rPr>
        <w:tab/>
      </w:r>
      <w:r w:rsidRPr="00AC7F98">
        <w:rPr>
          <w:rFonts w:ascii="Times New Roman" w:eastAsia="Times New Roman" w:hAnsi="Times New Roman"/>
          <w:b/>
          <w:bCs/>
          <w:kern w:val="24"/>
          <w:sz w:val="24"/>
          <w:szCs w:val="24"/>
          <w:lang w:eastAsia="ru-RU"/>
        </w:rPr>
        <w:tab/>
      </w:r>
      <w:r w:rsidRPr="00AC7F98">
        <w:rPr>
          <w:rFonts w:ascii="Times New Roman" w:eastAsia="Times New Roman" w:hAnsi="Times New Roman"/>
          <w:b/>
          <w:bCs/>
          <w:kern w:val="24"/>
          <w:sz w:val="24"/>
          <w:szCs w:val="24"/>
          <w:lang w:eastAsia="ru-RU"/>
        </w:rPr>
        <w:tab/>
      </w:r>
      <w:r w:rsidRPr="00AC7F98">
        <w:rPr>
          <w:rFonts w:ascii="Times New Roman" w:eastAsia="Times New Roman" w:hAnsi="Times New Roman"/>
          <w:b/>
          <w:bCs/>
          <w:kern w:val="24"/>
          <w:sz w:val="24"/>
          <w:szCs w:val="24"/>
          <w:lang w:eastAsia="ru-RU"/>
        </w:rPr>
        <w:tab/>
      </w:r>
      <w:r w:rsidRPr="00AC7F98">
        <w:rPr>
          <w:rFonts w:ascii="Times New Roman" w:eastAsia="Times New Roman" w:hAnsi="Times New Roman"/>
          <w:b/>
          <w:bCs/>
          <w:kern w:val="24"/>
          <w:sz w:val="24"/>
          <w:szCs w:val="24"/>
          <w:lang w:eastAsia="ru-RU"/>
        </w:rPr>
        <w:tab/>
      </w:r>
      <w:r w:rsidRPr="00AC7F98">
        <w:rPr>
          <w:rFonts w:ascii="Times New Roman" w:eastAsia="Times New Roman" w:hAnsi="Times New Roman"/>
          <w:b/>
          <w:bCs/>
          <w:kern w:val="24"/>
          <w:sz w:val="24"/>
          <w:szCs w:val="24"/>
          <w:lang w:eastAsia="ru-RU"/>
        </w:rPr>
        <w:tab/>
      </w:r>
      <w:r w:rsidRPr="00AC7F98">
        <w:rPr>
          <w:rFonts w:ascii="Times New Roman" w:eastAsia="Times New Roman" w:hAnsi="Times New Roman"/>
          <w:i/>
          <w:iCs/>
          <w:kern w:val="24"/>
          <w:sz w:val="24"/>
          <w:szCs w:val="24"/>
          <w:lang w:eastAsia="ru-RU"/>
        </w:rPr>
        <w:t>(подпись зав. кафедрой)</w:t>
      </w:r>
    </w:p>
    <w:p w14:paraId="3D46CC84" w14:textId="77777777" w:rsidR="00F95006" w:rsidRPr="00AC7F98" w:rsidRDefault="00F95006" w:rsidP="00F95006">
      <w:pPr>
        <w:spacing w:after="0" w:line="240" w:lineRule="auto"/>
        <w:jc w:val="both"/>
        <w:rPr>
          <w:rFonts w:ascii="Times New Roman" w:eastAsia="Times New Roman" w:hAnsi="Times New Roman"/>
          <w:i/>
          <w:iCs/>
          <w:kern w:val="24"/>
          <w:sz w:val="24"/>
          <w:szCs w:val="24"/>
          <w:lang w:eastAsia="ru-RU"/>
        </w:rPr>
      </w:pPr>
      <w:r w:rsidRPr="00AC7F98">
        <w:rPr>
          <w:rFonts w:ascii="Times New Roman" w:eastAsia="Times New Roman" w:hAnsi="Times New Roman"/>
          <w:i/>
          <w:iCs/>
          <w:kern w:val="24"/>
          <w:sz w:val="24"/>
          <w:szCs w:val="24"/>
          <w:lang w:eastAsia="ru-RU"/>
        </w:rPr>
        <w:tab/>
      </w:r>
      <w:r w:rsidRPr="00AC7F98">
        <w:rPr>
          <w:rFonts w:ascii="Times New Roman" w:eastAsia="Times New Roman" w:hAnsi="Times New Roman"/>
          <w:i/>
          <w:iCs/>
          <w:kern w:val="24"/>
          <w:sz w:val="24"/>
          <w:szCs w:val="24"/>
          <w:lang w:eastAsia="ru-RU"/>
        </w:rPr>
        <w:tab/>
      </w:r>
      <w:r w:rsidRPr="00AC7F98">
        <w:rPr>
          <w:rFonts w:ascii="Times New Roman" w:eastAsia="Times New Roman" w:hAnsi="Times New Roman"/>
          <w:i/>
          <w:iCs/>
          <w:kern w:val="24"/>
          <w:sz w:val="24"/>
          <w:szCs w:val="24"/>
          <w:lang w:eastAsia="ru-RU"/>
        </w:rPr>
        <w:tab/>
      </w:r>
      <w:r w:rsidRPr="00AC7F98">
        <w:rPr>
          <w:rFonts w:ascii="Times New Roman" w:eastAsia="Times New Roman" w:hAnsi="Times New Roman"/>
          <w:i/>
          <w:iCs/>
          <w:kern w:val="24"/>
          <w:sz w:val="24"/>
          <w:szCs w:val="24"/>
          <w:lang w:eastAsia="ru-RU"/>
        </w:rPr>
        <w:tab/>
      </w:r>
      <w:r w:rsidRPr="00AC7F98">
        <w:rPr>
          <w:rFonts w:ascii="Times New Roman" w:eastAsia="Times New Roman" w:hAnsi="Times New Roman"/>
          <w:i/>
          <w:iCs/>
          <w:kern w:val="24"/>
          <w:sz w:val="24"/>
          <w:szCs w:val="24"/>
          <w:lang w:eastAsia="ru-RU"/>
        </w:rPr>
        <w:tab/>
      </w:r>
      <w:r w:rsidRPr="00AC7F98">
        <w:rPr>
          <w:rFonts w:ascii="Times New Roman" w:eastAsia="Times New Roman" w:hAnsi="Times New Roman"/>
          <w:i/>
          <w:iCs/>
          <w:kern w:val="24"/>
          <w:sz w:val="24"/>
          <w:szCs w:val="24"/>
          <w:lang w:eastAsia="ru-RU"/>
        </w:rPr>
        <w:tab/>
      </w:r>
      <w:r w:rsidRPr="00AC7F98">
        <w:rPr>
          <w:rFonts w:ascii="Times New Roman" w:eastAsia="Times New Roman" w:hAnsi="Times New Roman"/>
          <w:i/>
          <w:iCs/>
          <w:kern w:val="24"/>
          <w:sz w:val="24"/>
          <w:szCs w:val="24"/>
          <w:lang w:eastAsia="ru-RU"/>
        </w:rPr>
        <w:tab/>
      </w:r>
      <w:r w:rsidRPr="00AC7F98">
        <w:rPr>
          <w:rFonts w:ascii="Times New Roman" w:eastAsia="Times New Roman" w:hAnsi="Times New Roman"/>
          <w:i/>
          <w:iCs/>
          <w:kern w:val="24"/>
          <w:sz w:val="24"/>
          <w:szCs w:val="24"/>
          <w:lang w:eastAsia="ru-RU"/>
        </w:rPr>
        <w:tab/>
      </w:r>
    </w:p>
    <w:p w14:paraId="6020BCF7" w14:textId="77777777" w:rsidR="00F95006" w:rsidRPr="00AC7F98" w:rsidRDefault="00F95006" w:rsidP="00F95006">
      <w:pPr>
        <w:spacing w:after="0" w:line="240" w:lineRule="auto"/>
        <w:jc w:val="center"/>
        <w:rPr>
          <w:rFonts w:ascii="Times New Roman" w:eastAsia="Times New Roman" w:hAnsi="Times New Roman"/>
          <w:b/>
          <w:bCs/>
          <w:kern w:val="32"/>
          <w:sz w:val="32"/>
          <w:szCs w:val="32"/>
          <w:lang w:eastAsia="ru-RU"/>
        </w:rPr>
      </w:pPr>
      <w:r w:rsidRPr="00AC7F98">
        <w:rPr>
          <w:rFonts w:ascii="Times New Roman" w:eastAsia="Times New Roman" w:hAnsi="Times New Roman"/>
          <w:b/>
          <w:bCs/>
          <w:kern w:val="32"/>
          <w:sz w:val="32"/>
          <w:szCs w:val="32"/>
          <w:lang w:eastAsia="ru-RU"/>
        </w:rPr>
        <w:t>ПОЯСНИТЕЛЬНАЯ ЗАПИСКА К ВЫПУСКНОЙ</w:t>
      </w:r>
    </w:p>
    <w:p w14:paraId="62FE47D7" w14:textId="77777777" w:rsidR="00F95006" w:rsidRPr="00AC7F98" w:rsidRDefault="00F95006" w:rsidP="00F95006">
      <w:pPr>
        <w:spacing w:after="0" w:line="240" w:lineRule="auto"/>
        <w:jc w:val="center"/>
        <w:rPr>
          <w:rFonts w:ascii="Times New Roman" w:eastAsia="Times New Roman" w:hAnsi="Times New Roman"/>
          <w:b/>
          <w:bCs/>
          <w:kern w:val="32"/>
          <w:sz w:val="32"/>
          <w:szCs w:val="32"/>
          <w:lang w:eastAsia="ru-RU"/>
        </w:rPr>
      </w:pPr>
      <w:r w:rsidRPr="00AC7F98">
        <w:rPr>
          <w:rFonts w:ascii="Times New Roman" w:eastAsia="Times New Roman" w:hAnsi="Times New Roman"/>
          <w:b/>
          <w:bCs/>
          <w:kern w:val="32"/>
          <w:sz w:val="32"/>
          <w:szCs w:val="32"/>
          <w:lang w:eastAsia="ru-RU"/>
        </w:rPr>
        <w:t>КВАЛИФИКАЦИОННОЙ РАБОТЕ</w:t>
      </w:r>
    </w:p>
    <w:p w14:paraId="5016E376" w14:textId="77777777" w:rsidR="00F95006" w:rsidRPr="00AC7F98" w:rsidRDefault="00F95006" w:rsidP="00F95006">
      <w:pPr>
        <w:spacing w:after="0" w:line="240" w:lineRule="auto"/>
        <w:jc w:val="center"/>
        <w:rPr>
          <w:rFonts w:ascii="Times New Roman" w:eastAsia="Times New Roman" w:hAnsi="Times New Roman"/>
          <w:b/>
          <w:bCs/>
          <w:kern w:val="32"/>
          <w:sz w:val="32"/>
          <w:szCs w:val="32"/>
          <w:lang w:eastAsia="ru-RU"/>
        </w:rPr>
      </w:pPr>
      <w:r w:rsidRPr="00AC7F98">
        <w:rPr>
          <w:rFonts w:ascii="Times New Roman" w:eastAsia="Times New Roman" w:hAnsi="Times New Roman"/>
          <w:b/>
          <w:bCs/>
          <w:kern w:val="32"/>
          <w:sz w:val="32"/>
          <w:szCs w:val="32"/>
          <w:lang w:eastAsia="ru-RU"/>
        </w:rPr>
        <w:t>(ДИПЛОМНОМУ ПРОЕКТУ) НА ТЕМУ:</w:t>
      </w:r>
    </w:p>
    <w:p w14:paraId="58EF4CAA" w14:textId="77777777" w:rsidR="0004361B" w:rsidRPr="00AC7F98" w:rsidRDefault="0004361B" w:rsidP="0004361B">
      <w:pPr>
        <w:spacing w:after="0" w:line="240" w:lineRule="auto"/>
        <w:jc w:val="center"/>
        <w:rPr>
          <w:rFonts w:ascii="Times New Roman" w:eastAsia="Times New Roman" w:hAnsi="Times New Roman"/>
          <w:b/>
          <w:bCs/>
          <w:i/>
          <w:iCs/>
          <w:kern w:val="24"/>
          <w:sz w:val="24"/>
          <w:szCs w:val="24"/>
          <w:u w:val="single"/>
          <w:lang w:eastAsia="ru-RU"/>
        </w:rPr>
      </w:pPr>
      <w:r w:rsidRPr="00AC7F98">
        <w:rPr>
          <w:rFonts w:ascii="Times New Roman" w:hAnsi="Times New Roman"/>
          <w:b/>
          <w:bCs/>
          <w:color w:val="000000"/>
          <w:sz w:val="24"/>
          <w:szCs w:val="24"/>
          <w:u w:val="single"/>
        </w:rPr>
        <w:t>Разработка информационной подсистемы для контроля поручений сотрудников организации на примере ФГАОУ ВО «Северо-Кавказский федеральный университет», г. Ставрополь</w:t>
      </w:r>
      <w:r w:rsidRPr="00AC7F98">
        <w:rPr>
          <w:rFonts w:ascii="Times New Roman" w:eastAsia="Times New Roman" w:hAnsi="Times New Roman"/>
          <w:b/>
          <w:bCs/>
          <w:i/>
          <w:iCs/>
          <w:kern w:val="24"/>
          <w:sz w:val="24"/>
          <w:szCs w:val="24"/>
          <w:u w:val="single"/>
          <w:lang w:eastAsia="ru-RU"/>
        </w:rPr>
        <w:t xml:space="preserve"> </w:t>
      </w:r>
    </w:p>
    <w:p w14:paraId="48ECEB1F" w14:textId="77777777" w:rsidR="006163D3" w:rsidRDefault="0004361B" w:rsidP="0004361B">
      <w:pPr>
        <w:spacing w:after="0" w:line="240" w:lineRule="auto"/>
        <w:jc w:val="center"/>
        <w:rPr>
          <w:ins w:id="10" w:author="nikamagomed0051@outlook.com" w:date="2024-06-12T12:20:00Z"/>
          <w:rFonts w:ascii="Times New Roman" w:eastAsia="Times New Roman" w:hAnsi="Times New Roman"/>
          <w:bCs/>
          <w:kern w:val="24"/>
          <w:sz w:val="24"/>
          <w:szCs w:val="24"/>
          <w:lang w:eastAsia="ru-RU"/>
        </w:rPr>
      </w:pPr>
      <w:r w:rsidRPr="00AC7F98">
        <w:rPr>
          <w:rFonts w:ascii="Times New Roman" w:eastAsia="Times New Roman" w:hAnsi="Times New Roman"/>
          <w:i/>
          <w:iCs/>
          <w:kern w:val="24"/>
          <w:sz w:val="24"/>
          <w:szCs w:val="24"/>
          <w:lang w:eastAsia="ru-RU"/>
        </w:rPr>
        <w:t xml:space="preserve"> (название  работы)</w:t>
      </w:r>
      <w:ins w:id="11" w:author="nikamagomed0051@outlook.com" w:date="2024-06-12T12:18:00Z">
        <w:r w:rsidRPr="00AC7F98" w:rsidDel="0004361B">
          <w:rPr>
            <w:rFonts w:ascii="Times New Roman" w:eastAsia="Times New Roman" w:hAnsi="Times New Roman"/>
            <w:i/>
            <w:iCs/>
            <w:kern w:val="24"/>
            <w:sz w:val="24"/>
            <w:szCs w:val="24"/>
            <w:lang w:eastAsia="ru-RU"/>
          </w:rPr>
          <w:t xml:space="preserve"> </w:t>
        </w:r>
      </w:ins>
    </w:p>
    <w:p w14:paraId="55A1DDF7" w14:textId="7AC093A4" w:rsidR="00F95006" w:rsidRPr="00AC7F98" w:rsidRDefault="00F95006" w:rsidP="006163D3">
      <w:pPr>
        <w:spacing w:after="0" w:line="240" w:lineRule="auto"/>
        <w:jc w:val="both"/>
        <w:rPr>
          <w:rFonts w:ascii="Times New Roman" w:eastAsia="Times New Roman" w:hAnsi="Times New Roman"/>
          <w:bCs/>
          <w:kern w:val="24"/>
          <w:sz w:val="28"/>
          <w:szCs w:val="24"/>
          <w:lang w:eastAsia="ru-RU"/>
        </w:rPr>
      </w:pPr>
      <w:r w:rsidRPr="00AC7F98">
        <w:rPr>
          <w:rFonts w:ascii="Times New Roman" w:eastAsia="Times New Roman" w:hAnsi="Times New Roman"/>
          <w:bCs/>
          <w:kern w:val="24"/>
          <w:sz w:val="28"/>
          <w:szCs w:val="24"/>
          <w:lang w:eastAsia="ru-RU"/>
        </w:rPr>
        <w:t xml:space="preserve">Автор дипломного проекта </w:t>
      </w:r>
      <w:r w:rsidR="00CB3652" w:rsidRPr="00CB3652">
        <w:rPr>
          <w:rFonts w:ascii="Times New Roman" w:eastAsia="Times New Roman" w:hAnsi="Times New Roman"/>
          <w:bCs/>
          <w:kern w:val="24"/>
          <w:sz w:val="28"/>
          <w:szCs w:val="24"/>
          <w:u w:val="single"/>
          <w:lang w:eastAsia="ru-RU"/>
        </w:rPr>
        <w:t>Гандаев Никамагомед Исагаджиевич</w:t>
      </w:r>
    </w:p>
    <w:p w14:paraId="3DCD3F5F" w14:textId="77777777" w:rsidR="00F95006" w:rsidRPr="00AC7F98" w:rsidRDefault="00F95006" w:rsidP="00F95006">
      <w:pPr>
        <w:spacing w:after="0" w:line="240" w:lineRule="auto"/>
        <w:ind w:left="4248" w:hanging="703"/>
        <w:jc w:val="both"/>
        <w:rPr>
          <w:rFonts w:ascii="Times New Roman" w:eastAsia="Times New Roman" w:hAnsi="Times New Roman"/>
          <w:bCs/>
          <w:kern w:val="24"/>
          <w:sz w:val="24"/>
          <w:szCs w:val="24"/>
          <w:lang w:eastAsia="ru-RU"/>
        </w:rPr>
      </w:pPr>
      <w:r w:rsidRPr="00AC7F98">
        <w:rPr>
          <w:rFonts w:ascii="Times New Roman" w:eastAsia="Times New Roman" w:hAnsi="Times New Roman"/>
          <w:bCs/>
          <w:kern w:val="24"/>
          <w:sz w:val="24"/>
          <w:szCs w:val="24"/>
          <w:lang w:eastAsia="ru-RU"/>
        </w:rPr>
        <w:t xml:space="preserve">подпись, дата </w:t>
      </w:r>
      <w:bookmarkStart w:id="12" w:name="_GoBack"/>
      <w:bookmarkEnd w:id="12"/>
      <w:r w:rsidRPr="00AC7F98">
        <w:rPr>
          <w:rFonts w:ascii="Times New Roman" w:eastAsia="Times New Roman" w:hAnsi="Times New Roman"/>
          <w:bCs/>
          <w:kern w:val="24"/>
          <w:sz w:val="24"/>
          <w:szCs w:val="24"/>
          <w:lang w:eastAsia="ru-RU"/>
        </w:rPr>
        <w:t>фамилия, имя, отчество</w:t>
      </w:r>
    </w:p>
    <w:p w14:paraId="0604F5E8" w14:textId="77777777" w:rsidR="00F95006" w:rsidRPr="00AC7F98" w:rsidRDefault="00F95006" w:rsidP="00F95006">
      <w:pPr>
        <w:spacing w:after="0" w:line="240" w:lineRule="auto"/>
        <w:jc w:val="both"/>
        <w:rPr>
          <w:rFonts w:ascii="Times New Roman" w:eastAsia="Times New Roman" w:hAnsi="Times New Roman"/>
          <w:bCs/>
          <w:kern w:val="24"/>
          <w:sz w:val="28"/>
          <w:szCs w:val="24"/>
          <w:lang w:eastAsia="ru-RU"/>
        </w:rPr>
      </w:pPr>
      <w:r w:rsidRPr="00AC7F98">
        <w:rPr>
          <w:rFonts w:ascii="Times New Roman" w:eastAsia="Times New Roman" w:hAnsi="Times New Roman"/>
          <w:bCs/>
          <w:kern w:val="24"/>
          <w:sz w:val="28"/>
          <w:szCs w:val="24"/>
          <w:lang w:eastAsia="ru-RU"/>
        </w:rPr>
        <w:t xml:space="preserve">Направление подготовки </w:t>
      </w:r>
      <w:r w:rsidRPr="00AC7F98">
        <w:rPr>
          <w:rFonts w:ascii="Times New Roman" w:eastAsia="Times New Roman" w:hAnsi="Times New Roman"/>
          <w:bCs/>
          <w:kern w:val="24"/>
          <w:sz w:val="28"/>
          <w:szCs w:val="24"/>
          <w:u w:val="single"/>
          <w:lang w:eastAsia="ru-RU"/>
        </w:rPr>
        <w:t>09.03.03 Прикладная информатика</w:t>
      </w:r>
      <w:r w:rsidRPr="00AC7F98">
        <w:rPr>
          <w:rFonts w:ascii="Times New Roman" w:eastAsia="Times New Roman" w:hAnsi="Times New Roman"/>
          <w:bCs/>
          <w:kern w:val="24"/>
          <w:sz w:val="28"/>
          <w:szCs w:val="24"/>
          <w:lang w:eastAsia="ru-RU"/>
        </w:rPr>
        <w:t xml:space="preserve"> </w:t>
      </w:r>
    </w:p>
    <w:p w14:paraId="075A8952" w14:textId="77777777" w:rsidR="00F95006" w:rsidRPr="00AC7F98" w:rsidRDefault="00F95006" w:rsidP="00F95006">
      <w:pPr>
        <w:spacing w:after="0" w:line="240" w:lineRule="auto"/>
        <w:ind w:left="2836" w:firstLine="709"/>
        <w:jc w:val="both"/>
        <w:rPr>
          <w:rFonts w:ascii="Times New Roman" w:eastAsia="Times New Roman" w:hAnsi="Times New Roman"/>
          <w:bCs/>
          <w:kern w:val="24"/>
          <w:sz w:val="24"/>
          <w:szCs w:val="24"/>
          <w:lang w:eastAsia="ru-RU"/>
        </w:rPr>
      </w:pPr>
      <w:r w:rsidRPr="00AC7F98">
        <w:rPr>
          <w:rFonts w:ascii="Times New Roman" w:eastAsia="Times New Roman" w:hAnsi="Times New Roman"/>
          <w:bCs/>
          <w:kern w:val="24"/>
          <w:sz w:val="24"/>
          <w:szCs w:val="24"/>
          <w:lang w:eastAsia="ru-RU"/>
        </w:rPr>
        <w:t>код, наименование</w:t>
      </w:r>
    </w:p>
    <w:p w14:paraId="3752BF91" w14:textId="77777777" w:rsidR="00F95006" w:rsidRPr="00AC7F98" w:rsidRDefault="00F95006" w:rsidP="00F95006">
      <w:pPr>
        <w:spacing w:after="0" w:line="240" w:lineRule="auto"/>
        <w:jc w:val="both"/>
        <w:rPr>
          <w:rFonts w:ascii="Times New Roman" w:eastAsia="Times New Roman" w:hAnsi="Times New Roman"/>
          <w:bCs/>
          <w:kern w:val="24"/>
          <w:sz w:val="28"/>
          <w:szCs w:val="24"/>
          <w:lang w:eastAsia="ru-RU"/>
        </w:rPr>
      </w:pPr>
      <w:r w:rsidRPr="00AC7F98">
        <w:rPr>
          <w:rFonts w:ascii="Times New Roman" w:eastAsia="Times New Roman" w:hAnsi="Times New Roman"/>
          <w:bCs/>
          <w:kern w:val="24"/>
          <w:sz w:val="28"/>
          <w:szCs w:val="24"/>
          <w:lang w:eastAsia="ru-RU"/>
        </w:rPr>
        <w:t xml:space="preserve">Направленность (профиль) </w:t>
      </w:r>
      <w:r w:rsidRPr="00AC7F98">
        <w:rPr>
          <w:rFonts w:ascii="Times New Roman" w:eastAsia="Times New Roman" w:hAnsi="Times New Roman"/>
          <w:bCs/>
          <w:kern w:val="24"/>
          <w:sz w:val="28"/>
          <w:szCs w:val="24"/>
          <w:u w:val="single"/>
          <w:lang w:eastAsia="ru-RU"/>
        </w:rPr>
        <w:t>Прикладная информатика в экономике</w:t>
      </w:r>
      <w:r w:rsidRPr="00AC7F98">
        <w:rPr>
          <w:rFonts w:ascii="Times New Roman" w:eastAsia="Times New Roman" w:hAnsi="Times New Roman"/>
          <w:bCs/>
          <w:kern w:val="24"/>
          <w:sz w:val="28"/>
          <w:szCs w:val="24"/>
          <w:lang w:eastAsia="ru-RU"/>
        </w:rPr>
        <w:t xml:space="preserve"> </w:t>
      </w:r>
    </w:p>
    <w:p w14:paraId="7C8C0107" w14:textId="77777777" w:rsidR="00F95006" w:rsidRPr="00AC7F98" w:rsidRDefault="00F95006" w:rsidP="00F95006">
      <w:pPr>
        <w:spacing w:after="0" w:line="240" w:lineRule="auto"/>
        <w:ind w:left="4242" w:firstLine="6"/>
        <w:jc w:val="both"/>
        <w:rPr>
          <w:rFonts w:ascii="Times New Roman" w:eastAsia="Times New Roman" w:hAnsi="Times New Roman"/>
          <w:bCs/>
          <w:kern w:val="24"/>
          <w:sz w:val="24"/>
          <w:szCs w:val="24"/>
          <w:lang w:eastAsia="ru-RU"/>
        </w:rPr>
      </w:pPr>
      <w:r w:rsidRPr="00AC7F98">
        <w:rPr>
          <w:rFonts w:ascii="Times New Roman" w:eastAsia="Times New Roman" w:hAnsi="Times New Roman"/>
          <w:bCs/>
          <w:kern w:val="24"/>
          <w:sz w:val="24"/>
          <w:szCs w:val="24"/>
          <w:lang w:eastAsia="ru-RU"/>
        </w:rPr>
        <w:t>наименование</w:t>
      </w:r>
    </w:p>
    <w:p w14:paraId="22106434" w14:textId="07209603" w:rsidR="00F95006" w:rsidRPr="00AC7F98" w:rsidRDefault="00F95006" w:rsidP="008A79D1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8"/>
          <w:szCs w:val="27"/>
          <w:lang w:eastAsia="ru-RU"/>
        </w:rPr>
      </w:pPr>
      <w:r w:rsidRPr="00AC7F98">
        <w:rPr>
          <w:rFonts w:ascii="Times New Roman" w:hAnsi="Times New Roman"/>
          <w:sz w:val="28"/>
          <w:szCs w:val="27"/>
          <w:lang w:eastAsia="ru-RU"/>
        </w:rPr>
        <w:t>Группа</w:t>
      </w:r>
      <w:r w:rsidR="008A79D1" w:rsidRPr="00AC7F98">
        <w:rPr>
          <w:rFonts w:ascii="Times New Roman" w:hAnsi="Times New Roman"/>
          <w:sz w:val="28"/>
          <w:szCs w:val="27"/>
          <w:lang w:eastAsia="ru-RU"/>
        </w:rPr>
        <w:t xml:space="preserve"> </w:t>
      </w:r>
      <w:r w:rsidR="0011669F" w:rsidRPr="00AC7F98">
        <w:rPr>
          <w:rFonts w:ascii="Times New Roman" w:hAnsi="Times New Roman"/>
          <w:sz w:val="28"/>
          <w:szCs w:val="27"/>
          <w:u w:val="single"/>
          <w:lang w:eastAsia="ru-RU"/>
        </w:rPr>
        <w:t>ПИН</w:t>
      </w:r>
      <w:r w:rsidR="008A79D1" w:rsidRPr="00AC7F98">
        <w:rPr>
          <w:rFonts w:ascii="Times New Roman" w:hAnsi="Times New Roman"/>
          <w:sz w:val="28"/>
          <w:szCs w:val="27"/>
          <w:u w:val="single"/>
          <w:lang w:eastAsia="ru-RU"/>
        </w:rPr>
        <w:t>-б-о-20-1</w:t>
      </w:r>
      <w:r w:rsidR="008A79D1" w:rsidRPr="00AC7F98">
        <w:rPr>
          <w:rFonts w:ascii="Times New Roman" w:hAnsi="Times New Roman"/>
          <w:sz w:val="28"/>
          <w:szCs w:val="27"/>
          <w:lang w:eastAsia="ru-RU"/>
        </w:rPr>
        <w:t xml:space="preserve"> </w:t>
      </w:r>
    </w:p>
    <w:p w14:paraId="69E0DFB4" w14:textId="7695B875" w:rsidR="00F95006" w:rsidRPr="00AC7F98" w:rsidRDefault="00F95006" w:rsidP="00F9500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7"/>
          <w:szCs w:val="27"/>
          <w:lang w:eastAsia="ru-RU"/>
        </w:rPr>
      </w:pPr>
      <w:r w:rsidRPr="00AC7F98">
        <w:rPr>
          <w:rFonts w:ascii="Times New Roman" w:hAnsi="Times New Roman"/>
          <w:sz w:val="28"/>
          <w:szCs w:val="27"/>
          <w:lang w:eastAsia="ru-RU"/>
        </w:rPr>
        <w:t xml:space="preserve">Руководитель проекта </w:t>
      </w:r>
      <w:r w:rsidRPr="00AC7F98">
        <w:rPr>
          <w:rFonts w:ascii="Times New Roman" w:hAnsi="Times New Roman"/>
          <w:sz w:val="27"/>
          <w:szCs w:val="27"/>
          <w:lang w:eastAsia="ru-RU"/>
        </w:rPr>
        <w:t>_________________________________</w:t>
      </w:r>
      <w:r w:rsidR="0011669F" w:rsidRPr="00AC7F98">
        <w:rPr>
          <w:rFonts w:ascii="Times New Roman" w:hAnsi="Times New Roman"/>
          <w:sz w:val="27"/>
          <w:szCs w:val="27"/>
          <w:lang w:eastAsia="ru-RU"/>
        </w:rPr>
        <w:t>____</w:t>
      </w:r>
      <w:r w:rsidR="0011669F" w:rsidRPr="00AC7F98">
        <w:rPr>
          <w:rFonts w:ascii="Times New Roman" w:hAnsi="Times New Roman"/>
          <w:sz w:val="27"/>
          <w:szCs w:val="27"/>
          <w:u w:val="single"/>
          <w:lang w:eastAsia="ru-RU"/>
        </w:rPr>
        <w:t>Азаров И. В.</w:t>
      </w:r>
    </w:p>
    <w:p w14:paraId="72F2DACC" w14:textId="66FAB259" w:rsidR="00F95006" w:rsidRPr="00AC7F98" w:rsidRDefault="00F95006" w:rsidP="00F95006">
      <w:pPr>
        <w:spacing w:after="0" w:line="240" w:lineRule="auto"/>
        <w:ind w:left="2127" w:firstLine="709"/>
        <w:jc w:val="both"/>
        <w:rPr>
          <w:rFonts w:ascii="Times New Roman" w:hAnsi="Times New Roman"/>
          <w:sz w:val="21"/>
          <w:szCs w:val="21"/>
          <w:lang w:eastAsia="ru-RU"/>
        </w:rPr>
      </w:pPr>
      <w:r w:rsidRPr="00AC7F98">
        <w:rPr>
          <w:rFonts w:ascii="Times New Roman" w:hAnsi="Times New Roman"/>
          <w:sz w:val="21"/>
          <w:szCs w:val="21"/>
          <w:lang w:eastAsia="ru-RU"/>
        </w:rPr>
        <w:t xml:space="preserve">подпись, дата </w:t>
      </w:r>
      <w:r w:rsidRPr="00AC7F98">
        <w:rPr>
          <w:rFonts w:ascii="Times New Roman" w:hAnsi="Times New Roman"/>
          <w:sz w:val="21"/>
          <w:szCs w:val="21"/>
          <w:lang w:eastAsia="ru-RU"/>
        </w:rPr>
        <w:tab/>
      </w:r>
      <w:r w:rsidRPr="00AC7F98">
        <w:rPr>
          <w:rFonts w:ascii="Times New Roman" w:hAnsi="Times New Roman"/>
          <w:sz w:val="21"/>
          <w:szCs w:val="21"/>
          <w:lang w:eastAsia="ru-RU"/>
        </w:rPr>
        <w:tab/>
      </w:r>
      <w:r w:rsidRPr="00AC7F98">
        <w:rPr>
          <w:rFonts w:ascii="Times New Roman" w:hAnsi="Times New Roman"/>
          <w:sz w:val="21"/>
          <w:szCs w:val="21"/>
          <w:lang w:eastAsia="ru-RU"/>
        </w:rPr>
        <w:tab/>
      </w:r>
      <w:r w:rsidRPr="00AC7F98">
        <w:rPr>
          <w:rFonts w:ascii="Times New Roman" w:hAnsi="Times New Roman"/>
          <w:sz w:val="21"/>
          <w:szCs w:val="21"/>
          <w:lang w:eastAsia="ru-RU"/>
        </w:rPr>
        <w:tab/>
      </w:r>
      <w:r w:rsidRPr="00AC7F98">
        <w:rPr>
          <w:rFonts w:ascii="Times New Roman" w:hAnsi="Times New Roman"/>
          <w:sz w:val="21"/>
          <w:szCs w:val="21"/>
          <w:lang w:eastAsia="ru-RU"/>
        </w:rPr>
        <w:tab/>
      </w:r>
      <w:r w:rsidR="0011669F" w:rsidRPr="00AC7F98">
        <w:rPr>
          <w:rFonts w:ascii="Times New Roman" w:hAnsi="Times New Roman"/>
          <w:sz w:val="21"/>
          <w:szCs w:val="21"/>
          <w:lang w:eastAsia="ru-RU"/>
        </w:rPr>
        <w:t xml:space="preserve">      </w:t>
      </w:r>
      <w:r w:rsidRPr="00AC7F98">
        <w:rPr>
          <w:rFonts w:ascii="Times New Roman" w:hAnsi="Times New Roman"/>
          <w:sz w:val="21"/>
          <w:szCs w:val="21"/>
          <w:lang w:eastAsia="ru-RU"/>
        </w:rPr>
        <w:t>инициалы,</w:t>
      </w:r>
      <w:r w:rsidR="0011669F" w:rsidRPr="00AC7F98">
        <w:rPr>
          <w:rFonts w:ascii="Times New Roman" w:hAnsi="Times New Roman"/>
          <w:sz w:val="21"/>
          <w:szCs w:val="21"/>
          <w:lang w:eastAsia="ru-RU"/>
        </w:rPr>
        <w:t xml:space="preserve"> </w:t>
      </w:r>
      <w:r w:rsidRPr="00AC7F98">
        <w:rPr>
          <w:rFonts w:ascii="Times New Roman" w:hAnsi="Times New Roman"/>
          <w:sz w:val="21"/>
          <w:szCs w:val="21"/>
          <w:lang w:eastAsia="ru-RU"/>
        </w:rPr>
        <w:t>фамилия</w:t>
      </w:r>
    </w:p>
    <w:p w14:paraId="37C9420A" w14:textId="77777777" w:rsidR="00BE4624" w:rsidRPr="00AC7F98" w:rsidRDefault="00BE4624" w:rsidP="00F95006">
      <w:pPr>
        <w:spacing w:after="0" w:line="240" w:lineRule="auto"/>
        <w:jc w:val="both"/>
        <w:rPr>
          <w:rFonts w:ascii="Times New Roman" w:eastAsia="Times New Roman" w:hAnsi="Times New Roman"/>
          <w:bCs/>
          <w:kern w:val="24"/>
          <w:sz w:val="27"/>
          <w:szCs w:val="27"/>
          <w:lang w:eastAsia="ru-RU"/>
        </w:rPr>
      </w:pPr>
    </w:p>
    <w:p w14:paraId="69C0BF37" w14:textId="3EF752B9" w:rsidR="00F95006" w:rsidRPr="00AC7F98" w:rsidRDefault="00F95006" w:rsidP="00F95006">
      <w:pPr>
        <w:spacing w:after="0" w:line="240" w:lineRule="auto"/>
        <w:jc w:val="both"/>
        <w:rPr>
          <w:rFonts w:ascii="Times New Roman" w:eastAsia="Times New Roman" w:hAnsi="Times New Roman"/>
          <w:bCs/>
          <w:kern w:val="24"/>
          <w:sz w:val="27"/>
          <w:szCs w:val="27"/>
          <w:lang w:eastAsia="ru-RU"/>
        </w:rPr>
      </w:pPr>
      <w:r w:rsidRPr="00AC7F98">
        <w:rPr>
          <w:rFonts w:ascii="Times New Roman" w:eastAsia="Times New Roman" w:hAnsi="Times New Roman"/>
          <w:bCs/>
          <w:kern w:val="24"/>
          <w:sz w:val="27"/>
          <w:szCs w:val="27"/>
          <w:lang w:eastAsia="ru-RU"/>
        </w:rPr>
        <w:t>Консультанты по разделам:</w:t>
      </w:r>
    </w:p>
    <w:p w14:paraId="312D5BEC" w14:textId="77777777" w:rsidR="00BE4624" w:rsidRPr="00AC7F98" w:rsidRDefault="00BE4624" w:rsidP="00F95006">
      <w:pPr>
        <w:spacing w:after="0" w:line="240" w:lineRule="auto"/>
        <w:jc w:val="both"/>
        <w:rPr>
          <w:rFonts w:ascii="Times New Roman" w:eastAsia="Times New Roman" w:hAnsi="Times New Roman"/>
          <w:bCs/>
          <w:kern w:val="24"/>
          <w:sz w:val="27"/>
          <w:szCs w:val="27"/>
          <w:lang w:eastAsia="ru-RU"/>
        </w:rPr>
      </w:pPr>
    </w:p>
    <w:p w14:paraId="22748B9B" w14:textId="77777777" w:rsidR="00F95006" w:rsidRPr="00AC7F98" w:rsidRDefault="00F95006" w:rsidP="00F95006">
      <w:pPr>
        <w:spacing w:after="0" w:line="240" w:lineRule="auto"/>
        <w:jc w:val="both"/>
        <w:rPr>
          <w:rFonts w:ascii="Times New Roman" w:eastAsia="Times New Roman" w:hAnsi="Times New Roman"/>
          <w:sz w:val="27"/>
          <w:szCs w:val="27"/>
          <w:lang w:eastAsia="ru-RU"/>
        </w:rPr>
      </w:pPr>
      <w:r w:rsidRPr="00AC7F98">
        <w:rPr>
          <w:rFonts w:ascii="Times New Roman" w:eastAsia="Times New Roman" w:hAnsi="Times New Roman"/>
          <w:sz w:val="27"/>
          <w:szCs w:val="27"/>
          <w:lang w:eastAsia="ru-RU"/>
        </w:rPr>
        <w:t>Аналитический раздел __________________________________</w:t>
      </w:r>
      <w:r w:rsidRPr="00AC7F98">
        <w:rPr>
          <w:rFonts w:ascii="Times New Roman" w:eastAsia="Times New Roman" w:hAnsi="Times New Roman"/>
          <w:sz w:val="27"/>
          <w:szCs w:val="27"/>
          <w:u w:val="single"/>
          <w:lang w:eastAsia="ru-RU"/>
        </w:rPr>
        <w:t xml:space="preserve">А.В. Маликов </w:t>
      </w:r>
    </w:p>
    <w:p w14:paraId="6C1C7EFD" w14:textId="77777777" w:rsidR="00F95006" w:rsidRPr="00AC7F98" w:rsidRDefault="00F95006" w:rsidP="00F95006">
      <w:pPr>
        <w:spacing w:after="0" w:line="240" w:lineRule="auto"/>
        <w:jc w:val="both"/>
        <w:rPr>
          <w:rFonts w:ascii="Times New Roman" w:eastAsia="Times New Roman" w:hAnsi="Times New Roman"/>
          <w:sz w:val="27"/>
          <w:szCs w:val="27"/>
          <w:vertAlign w:val="superscript"/>
          <w:lang w:eastAsia="ru-RU"/>
        </w:rPr>
      </w:pPr>
      <w:r w:rsidRPr="00AC7F98">
        <w:rPr>
          <w:rFonts w:ascii="Times New Roman" w:eastAsia="Times New Roman" w:hAnsi="Times New Roman"/>
          <w:sz w:val="27"/>
          <w:szCs w:val="27"/>
          <w:lang w:eastAsia="ru-RU"/>
        </w:rPr>
        <w:tab/>
      </w:r>
      <w:r w:rsidRPr="00AC7F98">
        <w:rPr>
          <w:rFonts w:ascii="Times New Roman" w:eastAsia="Times New Roman" w:hAnsi="Times New Roman"/>
          <w:sz w:val="27"/>
          <w:szCs w:val="27"/>
          <w:lang w:eastAsia="ru-RU"/>
        </w:rPr>
        <w:tab/>
      </w:r>
      <w:r w:rsidRPr="00AC7F98">
        <w:rPr>
          <w:rFonts w:ascii="Times New Roman" w:eastAsia="Times New Roman" w:hAnsi="Times New Roman"/>
          <w:sz w:val="27"/>
          <w:szCs w:val="27"/>
          <w:lang w:eastAsia="ru-RU"/>
        </w:rPr>
        <w:tab/>
      </w:r>
      <w:r w:rsidRPr="00AC7F98">
        <w:rPr>
          <w:rFonts w:ascii="Times New Roman" w:eastAsia="Times New Roman" w:hAnsi="Times New Roman"/>
          <w:sz w:val="27"/>
          <w:szCs w:val="27"/>
          <w:lang w:eastAsia="ru-RU"/>
        </w:rPr>
        <w:tab/>
      </w:r>
      <w:r w:rsidRPr="00AC7F98">
        <w:rPr>
          <w:rFonts w:ascii="Times New Roman" w:eastAsia="Times New Roman" w:hAnsi="Times New Roman"/>
          <w:sz w:val="27"/>
          <w:szCs w:val="27"/>
          <w:lang w:eastAsia="ru-RU"/>
        </w:rPr>
        <w:tab/>
      </w:r>
      <w:r w:rsidRPr="00AC7F98">
        <w:rPr>
          <w:rFonts w:ascii="Times New Roman" w:eastAsia="Times New Roman" w:hAnsi="Times New Roman"/>
          <w:sz w:val="27"/>
          <w:szCs w:val="27"/>
          <w:lang w:eastAsia="ru-RU"/>
        </w:rPr>
        <w:tab/>
      </w:r>
      <w:r w:rsidRPr="00AC7F98">
        <w:rPr>
          <w:rFonts w:ascii="Times New Roman" w:eastAsia="Times New Roman" w:hAnsi="Times New Roman"/>
          <w:sz w:val="27"/>
          <w:szCs w:val="27"/>
          <w:lang w:eastAsia="ru-RU"/>
        </w:rPr>
        <w:tab/>
      </w:r>
      <w:r w:rsidRPr="00AC7F98">
        <w:rPr>
          <w:rFonts w:ascii="Times New Roman" w:eastAsia="Times New Roman" w:hAnsi="Times New Roman"/>
          <w:sz w:val="27"/>
          <w:szCs w:val="27"/>
          <w:vertAlign w:val="superscript"/>
          <w:lang w:eastAsia="ru-RU"/>
        </w:rPr>
        <w:t xml:space="preserve">подпись </w:t>
      </w:r>
      <w:r w:rsidRPr="00AC7F98">
        <w:rPr>
          <w:rFonts w:ascii="Times New Roman" w:eastAsia="Times New Roman" w:hAnsi="Times New Roman"/>
          <w:sz w:val="27"/>
          <w:szCs w:val="27"/>
          <w:vertAlign w:val="superscript"/>
          <w:lang w:eastAsia="ru-RU"/>
        </w:rPr>
        <w:tab/>
      </w:r>
      <w:r w:rsidRPr="00AC7F98">
        <w:rPr>
          <w:rFonts w:ascii="Times New Roman" w:eastAsia="Times New Roman" w:hAnsi="Times New Roman"/>
          <w:sz w:val="27"/>
          <w:szCs w:val="27"/>
          <w:vertAlign w:val="superscript"/>
          <w:lang w:eastAsia="ru-RU"/>
        </w:rPr>
        <w:tab/>
      </w:r>
      <w:r w:rsidRPr="00AC7F98">
        <w:rPr>
          <w:rFonts w:ascii="Times New Roman" w:eastAsia="Times New Roman" w:hAnsi="Times New Roman"/>
          <w:sz w:val="27"/>
          <w:szCs w:val="27"/>
          <w:vertAlign w:val="superscript"/>
          <w:lang w:eastAsia="ru-RU"/>
        </w:rPr>
        <w:tab/>
      </w:r>
      <w:r w:rsidRPr="00AC7F98">
        <w:rPr>
          <w:rFonts w:ascii="Times New Roman" w:eastAsia="Times New Roman" w:hAnsi="Times New Roman"/>
          <w:sz w:val="27"/>
          <w:szCs w:val="27"/>
          <w:vertAlign w:val="superscript"/>
          <w:lang w:eastAsia="ru-RU"/>
        </w:rPr>
        <w:tab/>
      </w:r>
      <w:r w:rsidRPr="00AC7F98">
        <w:rPr>
          <w:rFonts w:ascii="Times New Roman" w:hAnsi="Times New Roman"/>
          <w:sz w:val="27"/>
          <w:szCs w:val="27"/>
          <w:vertAlign w:val="superscript"/>
          <w:lang w:eastAsia="ru-RU"/>
        </w:rPr>
        <w:t>инициалы, фамилия</w:t>
      </w:r>
    </w:p>
    <w:p w14:paraId="1C40AD45" w14:textId="77777777" w:rsidR="00F95006" w:rsidRPr="00AC7F98" w:rsidRDefault="00F95006" w:rsidP="00F95006">
      <w:pPr>
        <w:spacing w:after="0" w:line="240" w:lineRule="auto"/>
        <w:jc w:val="both"/>
        <w:rPr>
          <w:rFonts w:ascii="Times New Roman" w:eastAsia="Times New Roman" w:hAnsi="Times New Roman"/>
          <w:sz w:val="27"/>
          <w:szCs w:val="27"/>
          <w:lang w:eastAsia="ru-RU"/>
        </w:rPr>
      </w:pPr>
      <w:r w:rsidRPr="00AC7F98">
        <w:rPr>
          <w:rFonts w:ascii="Times New Roman" w:eastAsia="Times New Roman" w:hAnsi="Times New Roman"/>
          <w:sz w:val="27"/>
          <w:szCs w:val="27"/>
          <w:lang w:eastAsia="ru-RU"/>
        </w:rPr>
        <w:t>Проектный раздел_______________________________________</w:t>
      </w:r>
      <w:r w:rsidRPr="00AC7F98">
        <w:rPr>
          <w:rFonts w:ascii="Times New Roman" w:eastAsia="Times New Roman" w:hAnsi="Times New Roman"/>
          <w:sz w:val="27"/>
          <w:szCs w:val="27"/>
          <w:u w:val="single"/>
          <w:lang w:eastAsia="ru-RU"/>
        </w:rPr>
        <w:t xml:space="preserve"> И.В. Азаров</w:t>
      </w:r>
      <w:r w:rsidRPr="00AC7F98">
        <w:rPr>
          <w:rFonts w:ascii="Times New Roman" w:eastAsia="Times New Roman" w:hAnsi="Times New Roman"/>
          <w:sz w:val="27"/>
          <w:szCs w:val="27"/>
          <w:lang w:eastAsia="ru-RU"/>
        </w:rPr>
        <w:t xml:space="preserve"> </w:t>
      </w:r>
    </w:p>
    <w:p w14:paraId="7843DF31" w14:textId="77777777" w:rsidR="00F95006" w:rsidRPr="00AC7F98" w:rsidRDefault="00F95006" w:rsidP="00F95006">
      <w:pPr>
        <w:spacing w:after="0" w:line="240" w:lineRule="auto"/>
        <w:ind w:left="4254" w:firstLine="709"/>
        <w:jc w:val="both"/>
        <w:rPr>
          <w:rFonts w:ascii="Times New Roman" w:eastAsia="Times New Roman" w:hAnsi="Times New Roman"/>
          <w:sz w:val="27"/>
          <w:szCs w:val="27"/>
          <w:lang w:eastAsia="ru-RU"/>
        </w:rPr>
      </w:pPr>
      <w:r w:rsidRPr="00AC7F98">
        <w:rPr>
          <w:rFonts w:ascii="Times New Roman" w:eastAsia="Times New Roman" w:hAnsi="Times New Roman"/>
          <w:sz w:val="27"/>
          <w:szCs w:val="27"/>
          <w:vertAlign w:val="superscript"/>
          <w:lang w:eastAsia="ru-RU"/>
        </w:rPr>
        <w:t>подпись</w:t>
      </w:r>
      <w:r w:rsidRPr="00AC7F98">
        <w:rPr>
          <w:rFonts w:ascii="Times New Roman" w:eastAsia="Times New Roman" w:hAnsi="Times New Roman"/>
          <w:sz w:val="27"/>
          <w:szCs w:val="27"/>
          <w:vertAlign w:val="superscript"/>
          <w:lang w:eastAsia="ru-RU"/>
        </w:rPr>
        <w:tab/>
      </w:r>
      <w:r w:rsidRPr="00AC7F98">
        <w:rPr>
          <w:rFonts w:ascii="Times New Roman" w:eastAsia="Times New Roman" w:hAnsi="Times New Roman"/>
          <w:sz w:val="27"/>
          <w:szCs w:val="27"/>
          <w:vertAlign w:val="superscript"/>
          <w:lang w:eastAsia="ru-RU"/>
        </w:rPr>
        <w:tab/>
      </w:r>
      <w:r w:rsidRPr="00AC7F98">
        <w:rPr>
          <w:rFonts w:ascii="Times New Roman" w:eastAsia="Times New Roman" w:hAnsi="Times New Roman"/>
          <w:sz w:val="27"/>
          <w:szCs w:val="27"/>
          <w:vertAlign w:val="superscript"/>
          <w:lang w:eastAsia="ru-RU"/>
        </w:rPr>
        <w:tab/>
        <w:t xml:space="preserve"> </w:t>
      </w:r>
      <w:r w:rsidRPr="00AC7F98">
        <w:rPr>
          <w:rFonts w:ascii="Times New Roman" w:hAnsi="Times New Roman"/>
          <w:sz w:val="27"/>
          <w:szCs w:val="27"/>
          <w:vertAlign w:val="superscript"/>
          <w:lang w:eastAsia="ru-RU"/>
        </w:rPr>
        <w:t xml:space="preserve">             инициалы, фамилия</w:t>
      </w:r>
    </w:p>
    <w:p w14:paraId="5ED664AB" w14:textId="77777777" w:rsidR="00F95006" w:rsidRPr="00AC7F98" w:rsidRDefault="00F95006" w:rsidP="00F95006">
      <w:pPr>
        <w:spacing w:after="0" w:line="240" w:lineRule="auto"/>
        <w:jc w:val="both"/>
        <w:rPr>
          <w:rFonts w:ascii="Times New Roman" w:eastAsia="Times New Roman" w:hAnsi="Times New Roman"/>
          <w:sz w:val="27"/>
          <w:szCs w:val="27"/>
          <w:lang w:eastAsia="ru-RU"/>
        </w:rPr>
      </w:pPr>
      <w:r w:rsidRPr="00AC7F98">
        <w:rPr>
          <w:rFonts w:ascii="Times New Roman" w:eastAsia="Times New Roman" w:hAnsi="Times New Roman"/>
          <w:sz w:val="27"/>
          <w:szCs w:val="27"/>
          <w:lang w:eastAsia="ru-RU"/>
        </w:rPr>
        <w:t xml:space="preserve">Экономический </w:t>
      </w:r>
      <w:proofErr w:type="spellStart"/>
      <w:r w:rsidRPr="00AC7F98">
        <w:rPr>
          <w:rFonts w:ascii="Times New Roman" w:eastAsia="Times New Roman" w:hAnsi="Times New Roman"/>
          <w:sz w:val="27"/>
          <w:szCs w:val="27"/>
          <w:lang w:eastAsia="ru-RU"/>
        </w:rPr>
        <w:t>раздел</w:t>
      </w:r>
      <w:bookmarkStart w:id="13" w:name="_Hlk167224570"/>
      <w:r w:rsidRPr="00AC7F98">
        <w:rPr>
          <w:rFonts w:ascii="Times New Roman" w:eastAsia="Times New Roman" w:hAnsi="Times New Roman"/>
          <w:sz w:val="27"/>
          <w:szCs w:val="27"/>
          <w:lang w:eastAsia="ru-RU"/>
        </w:rPr>
        <w:t>_________________________________</w:t>
      </w:r>
      <w:bookmarkEnd w:id="13"/>
      <w:r w:rsidRPr="00AC7F98">
        <w:rPr>
          <w:rFonts w:ascii="Times New Roman" w:eastAsia="Times New Roman" w:hAnsi="Times New Roman"/>
          <w:sz w:val="27"/>
          <w:szCs w:val="27"/>
          <w:u w:val="single"/>
          <w:lang w:eastAsia="ru-RU"/>
        </w:rPr>
        <w:t>О.Г</w:t>
      </w:r>
      <w:proofErr w:type="spellEnd"/>
      <w:r w:rsidRPr="00AC7F98">
        <w:rPr>
          <w:rFonts w:ascii="Times New Roman" w:eastAsia="Times New Roman" w:hAnsi="Times New Roman"/>
          <w:sz w:val="27"/>
          <w:szCs w:val="27"/>
          <w:u w:val="single"/>
          <w:lang w:eastAsia="ru-RU"/>
        </w:rPr>
        <w:t xml:space="preserve">. </w:t>
      </w:r>
      <w:proofErr w:type="spellStart"/>
      <w:r w:rsidRPr="00AC7F98">
        <w:rPr>
          <w:rFonts w:ascii="Times New Roman" w:eastAsia="Times New Roman" w:hAnsi="Times New Roman"/>
          <w:sz w:val="27"/>
          <w:szCs w:val="27"/>
          <w:u w:val="single"/>
          <w:lang w:eastAsia="ru-RU"/>
        </w:rPr>
        <w:t>Орлинская</w:t>
      </w:r>
      <w:proofErr w:type="spellEnd"/>
      <w:r w:rsidRPr="00AC7F98">
        <w:rPr>
          <w:rFonts w:ascii="Times New Roman" w:eastAsia="Times New Roman" w:hAnsi="Times New Roman"/>
          <w:sz w:val="27"/>
          <w:szCs w:val="27"/>
          <w:u w:val="single"/>
          <w:lang w:eastAsia="ru-RU"/>
        </w:rPr>
        <w:t xml:space="preserve"> </w:t>
      </w:r>
    </w:p>
    <w:p w14:paraId="61E0D65A" w14:textId="77777777" w:rsidR="00F95006" w:rsidRPr="00AC7F98" w:rsidRDefault="00F95006" w:rsidP="00F95006">
      <w:pPr>
        <w:spacing w:after="0" w:line="240" w:lineRule="auto"/>
        <w:ind w:left="4963"/>
        <w:jc w:val="both"/>
        <w:rPr>
          <w:rFonts w:ascii="Times New Roman" w:eastAsia="Times New Roman" w:hAnsi="Times New Roman"/>
          <w:sz w:val="27"/>
          <w:szCs w:val="27"/>
          <w:lang w:eastAsia="ru-RU"/>
        </w:rPr>
      </w:pPr>
      <w:r w:rsidRPr="00AC7F98">
        <w:rPr>
          <w:rFonts w:ascii="Times New Roman" w:eastAsia="Times New Roman" w:hAnsi="Times New Roman"/>
          <w:sz w:val="27"/>
          <w:szCs w:val="27"/>
          <w:vertAlign w:val="superscript"/>
          <w:lang w:eastAsia="ru-RU"/>
        </w:rPr>
        <w:t>подпись</w:t>
      </w:r>
      <w:r w:rsidRPr="00AC7F98">
        <w:rPr>
          <w:rFonts w:ascii="Times New Roman" w:eastAsia="Times New Roman" w:hAnsi="Times New Roman"/>
          <w:sz w:val="27"/>
          <w:szCs w:val="27"/>
          <w:vertAlign w:val="superscript"/>
          <w:lang w:eastAsia="ru-RU"/>
        </w:rPr>
        <w:tab/>
      </w:r>
      <w:r w:rsidRPr="00AC7F98">
        <w:rPr>
          <w:rFonts w:ascii="Times New Roman" w:eastAsia="Times New Roman" w:hAnsi="Times New Roman"/>
          <w:sz w:val="27"/>
          <w:szCs w:val="27"/>
          <w:vertAlign w:val="superscript"/>
          <w:lang w:eastAsia="ru-RU"/>
        </w:rPr>
        <w:tab/>
      </w:r>
      <w:r w:rsidRPr="00AC7F98">
        <w:rPr>
          <w:rFonts w:ascii="Times New Roman" w:eastAsia="Times New Roman" w:hAnsi="Times New Roman"/>
          <w:sz w:val="27"/>
          <w:szCs w:val="27"/>
          <w:vertAlign w:val="superscript"/>
          <w:lang w:eastAsia="ru-RU"/>
        </w:rPr>
        <w:tab/>
      </w:r>
      <w:r w:rsidRPr="00AC7F98">
        <w:rPr>
          <w:rFonts w:ascii="Times New Roman" w:eastAsia="Times New Roman" w:hAnsi="Times New Roman"/>
          <w:sz w:val="27"/>
          <w:szCs w:val="27"/>
          <w:vertAlign w:val="superscript"/>
          <w:lang w:eastAsia="ru-RU"/>
        </w:rPr>
        <w:tab/>
      </w:r>
      <w:r w:rsidRPr="00AC7F98">
        <w:rPr>
          <w:rFonts w:ascii="Times New Roman" w:hAnsi="Times New Roman"/>
          <w:sz w:val="27"/>
          <w:szCs w:val="27"/>
          <w:vertAlign w:val="superscript"/>
          <w:lang w:eastAsia="ru-RU"/>
        </w:rPr>
        <w:t>инициалы, фамилия</w:t>
      </w:r>
    </w:p>
    <w:p w14:paraId="098C198F" w14:textId="77777777" w:rsidR="00F95006" w:rsidRPr="00AC7F98" w:rsidRDefault="00F95006" w:rsidP="00F95006">
      <w:pPr>
        <w:spacing w:after="0" w:line="240" w:lineRule="auto"/>
        <w:jc w:val="both"/>
        <w:rPr>
          <w:rFonts w:ascii="Times New Roman" w:eastAsia="Times New Roman" w:hAnsi="Times New Roman"/>
          <w:sz w:val="27"/>
          <w:szCs w:val="27"/>
          <w:lang w:eastAsia="ru-RU"/>
        </w:rPr>
      </w:pPr>
      <w:r w:rsidRPr="00AC7F98">
        <w:rPr>
          <w:rFonts w:ascii="Times New Roman" w:eastAsia="Times New Roman" w:hAnsi="Times New Roman"/>
          <w:sz w:val="27"/>
          <w:szCs w:val="27"/>
          <w:lang w:eastAsia="ru-RU"/>
        </w:rPr>
        <w:t>Безопасность и экологичность проекта ____________________</w:t>
      </w:r>
      <w:r w:rsidRPr="00AC7F98">
        <w:rPr>
          <w:rFonts w:ascii="Times New Roman" w:hAnsi="Times New Roman"/>
          <w:sz w:val="27"/>
          <w:szCs w:val="27"/>
          <w:u w:val="single"/>
          <w:lang w:eastAsia="ru-RU"/>
        </w:rPr>
        <w:t>С.Р. Амироков</w:t>
      </w:r>
    </w:p>
    <w:p w14:paraId="5EBD34C6" w14:textId="77777777" w:rsidR="00F95006" w:rsidRPr="00AC7F98" w:rsidRDefault="00F95006" w:rsidP="00F95006">
      <w:pPr>
        <w:spacing w:after="0" w:line="240" w:lineRule="auto"/>
        <w:ind w:left="4254" w:firstLine="709"/>
        <w:jc w:val="both"/>
        <w:rPr>
          <w:rFonts w:ascii="Times New Roman" w:eastAsia="Times New Roman" w:hAnsi="Times New Roman"/>
          <w:sz w:val="27"/>
          <w:szCs w:val="27"/>
          <w:lang w:eastAsia="ru-RU"/>
        </w:rPr>
      </w:pPr>
      <w:r w:rsidRPr="00AC7F98">
        <w:rPr>
          <w:rFonts w:ascii="Times New Roman" w:eastAsia="Times New Roman" w:hAnsi="Times New Roman"/>
          <w:sz w:val="27"/>
          <w:szCs w:val="27"/>
          <w:vertAlign w:val="superscript"/>
          <w:lang w:eastAsia="ru-RU"/>
        </w:rPr>
        <w:t>подпись</w:t>
      </w:r>
      <w:r w:rsidRPr="00AC7F98">
        <w:rPr>
          <w:rFonts w:ascii="Times New Roman" w:hAnsi="Times New Roman"/>
          <w:sz w:val="27"/>
          <w:szCs w:val="27"/>
          <w:vertAlign w:val="superscript"/>
          <w:lang w:eastAsia="ru-RU"/>
        </w:rPr>
        <w:t xml:space="preserve"> </w:t>
      </w:r>
      <w:r w:rsidRPr="00AC7F98">
        <w:rPr>
          <w:rFonts w:ascii="Times New Roman" w:hAnsi="Times New Roman"/>
          <w:sz w:val="27"/>
          <w:szCs w:val="27"/>
          <w:vertAlign w:val="superscript"/>
          <w:lang w:eastAsia="ru-RU"/>
        </w:rPr>
        <w:tab/>
      </w:r>
      <w:r w:rsidRPr="00AC7F98">
        <w:rPr>
          <w:rFonts w:ascii="Times New Roman" w:hAnsi="Times New Roman"/>
          <w:sz w:val="27"/>
          <w:szCs w:val="27"/>
          <w:vertAlign w:val="superscript"/>
          <w:lang w:eastAsia="ru-RU"/>
        </w:rPr>
        <w:tab/>
      </w:r>
      <w:r w:rsidRPr="00AC7F98">
        <w:rPr>
          <w:rFonts w:ascii="Times New Roman" w:hAnsi="Times New Roman"/>
          <w:sz w:val="27"/>
          <w:szCs w:val="27"/>
          <w:vertAlign w:val="superscript"/>
          <w:lang w:eastAsia="ru-RU"/>
        </w:rPr>
        <w:tab/>
      </w:r>
      <w:r w:rsidRPr="00AC7F98">
        <w:rPr>
          <w:rFonts w:ascii="Times New Roman" w:hAnsi="Times New Roman"/>
          <w:sz w:val="27"/>
          <w:szCs w:val="27"/>
          <w:vertAlign w:val="superscript"/>
          <w:lang w:eastAsia="ru-RU"/>
        </w:rPr>
        <w:tab/>
        <w:t>инициалы, фамилия</w:t>
      </w:r>
    </w:p>
    <w:p w14:paraId="1B9E881E" w14:textId="77777777" w:rsidR="00F95006" w:rsidRPr="00AC7F98" w:rsidRDefault="00F95006" w:rsidP="00F9500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7"/>
          <w:szCs w:val="27"/>
          <w:lang w:eastAsia="ru-RU"/>
        </w:rPr>
      </w:pPr>
      <w:proofErr w:type="spellStart"/>
      <w:r w:rsidRPr="00AC7F98">
        <w:rPr>
          <w:rFonts w:ascii="Times New Roman" w:hAnsi="Times New Roman"/>
          <w:sz w:val="27"/>
          <w:szCs w:val="27"/>
          <w:lang w:eastAsia="ru-RU"/>
        </w:rPr>
        <w:t>Нормоконтролер</w:t>
      </w:r>
      <w:proofErr w:type="spellEnd"/>
      <w:r w:rsidRPr="00AC7F98">
        <w:rPr>
          <w:rFonts w:ascii="Times New Roman" w:hAnsi="Times New Roman"/>
          <w:sz w:val="27"/>
          <w:szCs w:val="27"/>
          <w:lang w:eastAsia="ru-RU"/>
        </w:rPr>
        <w:t xml:space="preserve"> _________________________________________</w:t>
      </w:r>
      <w:r w:rsidRPr="00AC7F98">
        <w:rPr>
          <w:rFonts w:ascii="Times New Roman" w:hAnsi="Times New Roman"/>
          <w:sz w:val="27"/>
          <w:szCs w:val="27"/>
          <w:u w:val="single"/>
          <w:lang w:eastAsia="ru-RU"/>
        </w:rPr>
        <w:t xml:space="preserve">А.Ю. Орлова </w:t>
      </w:r>
    </w:p>
    <w:p w14:paraId="2BD8A7DD" w14:textId="77777777" w:rsidR="00F95006" w:rsidRPr="00AC7F98" w:rsidRDefault="00F95006" w:rsidP="00F95006">
      <w:pPr>
        <w:spacing w:after="0" w:line="240" w:lineRule="auto"/>
        <w:ind w:left="4254" w:firstLine="709"/>
        <w:jc w:val="both"/>
        <w:rPr>
          <w:rFonts w:ascii="Times New Roman" w:eastAsia="Times New Roman" w:hAnsi="Times New Roman"/>
          <w:bCs/>
          <w:kern w:val="24"/>
          <w:sz w:val="27"/>
          <w:szCs w:val="27"/>
          <w:lang w:eastAsia="ru-RU"/>
        </w:rPr>
      </w:pPr>
      <w:r w:rsidRPr="00AC7F98">
        <w:rPr>
          <w:rFonts w:ascii="Times New Roman" w:hAnsi="Times New Roman"/>
          <w:sz w:val="27"/>
          <w:szCs w:val="27"/>
          <w:vertAlign w:val="superscript"/>
          <w:lang w:eastAsia="ru-RU"/>
        </w:rPr>
        <w:t>подпись</w:t>
      </w:r>
      <w:r w:rsidRPr="00AC7F98">
        <w:rPr>
          <w:rFonts w:ascii="Times New Roman" w:hAnsi="Times New Roman"/>
          <w:sz w:val="27"/>
          <w:szCs w:val="27"/>
          <w:lang w:eastAsia="ru-RU"/>
        </w:rPr>
        <w:tab/>
        <w:t xml:space="preserve"> </w:t>
      </w:r>
      <w:r w:rsidRPr="00AC7F98">
        <w:rPr>
          <w:rFonts w:ascii="Times New Roman" w:hAnsi="Times New Roman"/>
          <w:sz w:val="27"/>
          <w:szCs w:val="27"/>
          <w:lang w:eastAsia="ru-RU"/>
        </w:rPr>
        <w:tab/>
      </w:r>
      <w:r w:rsidRPr="00AC7F98">
        <w:rPr>
          <w:rFonts w:ascii="Times New Roman" w:hAnsi="Times New Roman"/>
          <w:sz w:val="27"/>
          <w:szCs w:val="27"/>
          <w:lang w:eastAsia="ru-RU"/>
        </w:rPr>
        <w:tab/>
      </w:r>
      <w:r w:rsidRPr="00AC7F98">
        <w:rPr>
          <w:rFonts w:ascii="Times New Roman" w:hAnsi="Times New Roman"/>
          <w:sz w:val="27"/>
          <w:szCs w:val="27"/>
          <w:lang w:eastAsia="ru-RU"/>
        </w:rPr>
        <w:tab/>
      </w:r>
      <w:r w:rsidRPr="00AC7F98">
        <w:rPr>
          <w:rFonts w:ascii="Times New Roman" w:hAnsi="Times New Roman"/>
          <w:sz w:val="27"/>
          <w:szCs w:val="27"/>
          <w:vertAlign w:val="superscript"/>
          <w:lang w:eastAsia="ru-RU"/>
        </w:rPr>
        <w:t>инициалы, фамилия</w:t>
      </w:r>
      <w:r w:rsidRPr="00AC7F98">
        <w:rPr>
          <w:rFonts w:ascii="Times New Roman" w:eastAsia="Times New Roman" w:hAnsi="Times New Roman"/>
          <w:sz w:val="27"/>
          <w:szCs w:val="27"/>
          <w:lang w:eastAsia="ru-RU"/>
        </w:rPr>
        <w:t xml:space="preserve"> </w:t>
      </w:r>
    </w:p>
    <w:p w14:paraId="31AC8F45" w14:textId="77777777" w:rsidR="00F95006" w:rsidRPr="00AC7F98" w:rsidRDefault="00F95006" w:rsidP="00F95006">
      <w:pPr>
        <w:spacing w:after="0" w:line="240" w:lineRule="auto"/>
        <w:ind w:left="4248" w:hanging="4248"/>
        <w:jc w:val="center"/>
        <w:rPr>
          <w:rFonts w:ascii="Times New Roman" w:eastAsia="Times New Roman" w:hAnsi="Times New Roman"/>
          <w:b/>
          <w:bCs/>
          <w:kern w:val="24"/>
          <w:sz w:val="24"/>
          <w:szCs w:val="24"/>
          <w:lang w:eastAsia="ru-RU"/>
        </w:rPr>
      </w:pPr>
    </w:p>
    <w:p w14:paraId="44011691" w14:textId="4AB8D1D4" w:rsidR="00F95006" w:rsidRDefault="00F95006" w:rsidP="00F95006">
      <w:pPr>
        <w:spacing w:after="0" w:line="240" w:lineRule="auto"/>
        <w:ind w:left="4248" w:hanging="4248"/>
        <w:jc w:val="center"/>
        <w:rPr>
          <w:rFonts w:ascii="Times New Roman" w:eastAsia="Times New Roman" w:hAnsi="Times New Roman"/>
          <w:b/>
          <w:bCs/>
          <w:kern w:val="24"/>
          <w:sz w:val="24"/>
          <w:szCs w:val="24"/>
          <w:lang w:eastAsia="ru-RU"/>
        </w:rPr>
      </w:pPr>
    </w:p>
    <w:p w14:paraId="2F56A063" w14:textId="77777777" w:rsidR="00857344" w:rsidRPr="00AC7F98" w:rsidRDefault="00857344" w:rsidP="00F95006">
      <w:pPr>
        <w:spacing w:after="0" w:line="240" w:lineRule="auto"/>
        <w:ind w:left="4248" w:hanging="4248"/>
        <w:jc w:val="center"/>
        <w:rPr>
          <w:rFonts w:ascii="Times New Roman" w:eastAsia="Times New Roman" w:hAnsi="Times New Roman"/>
          <w:b/>
          <w:bCs/>
          <w:kern w:val="24"/>
          <w:sz w:val="24"/>
          <w:szCs w:val="24"/>
          <w:lang w:eastAsia="ru-RU"/>
        </w:rPr>
      </w:pPr>
    </w:p>
    <w:p w14:paraId="387F2332" w14:textId="2953BECC" w:rsidR="008A79D1" w:rsidRPr="00857344" w:rsidRDefault="00F95006" w:rsidP="00857344">
      <w:pPr>
        <w:spacing w:after="0" w:line="240" w:lineRule="auto"/>
        <w:ind w:left="4248" w:hanging="4248"/>
        <w:jc w:val="center"/>
        <w:rPr>
          <w:rFonts w:ascii="Times New Roman" w:eastAsia="Times New Roman" w:hAnsi="Times New Roman"/>
          <w:b/>
          <w:bCs/>
          <w:kern w:val="24"/>
          <w:sz w:val="24"/>
          <w:szCs w:val="24"/>
          <w:lang w:eastAsia="ru-RU"/>
        </w:rPr>
      </w:pPr>
      <w:r w:rsidRPr="00AC7F98">
        <w:rPr>
          <w:rFonts w:ascii="Times New Roman" w:eastAsia="Times New Roman" w:hAnsi="Times New Roman"/>
          <w:b/>
          <w:bCs/>
          <w:kern w:val="24"/>
          <w:sz w:val="24"/>
          <w:szCs w:val="24"/>
          <w:lang w:eastAsia="ru-RU"/>
        </w:rPr>
        <w:t>Ставрополь, 20</w:t>
      </w:r>
      <w:r w:rsidR="0011669F" w:rsidRPr="00AC7F98">
        <w:rPr>
          <w:rFonts w:ascii="Times New Roman" w:eastAsia="Times New Roman" w:hAnsi="Times New Roman"/>
          <w:b/>
          <w:bCs/>
          <w:kern w:val="24"/>
          <w:sz w:val="24"/>
          <w:szCs w:val="24"/>
          <w:lang w:eastAsia="ru-RU"/>
        </w:rPr>
        <w:t>24</w:t>
      </w:r>
      <w:r w:rsidRPr="00AC7F98">
        <w:rPr>
          <w:rFonts w:ascii="Times New Roman" w:eastAsia="Times New Roman" w:hAnsi="Times New Roman"/>
          <w:b/>
          <w:bCs/>
          <w:kern w:val="24"/>
          <w:sz w:val="24"/>
          <w:szCs w:val="24"/>
          <w:lang w:eastAsia="ru-RU"/>
        </w:rPr>
        <w:t>г.</w:t>
      </w:r>
    </w:p>
    <w:p w14:paraId="2CC633AA" w14:textId="77777777" w:rsidR="00857344" w:rsidRPr="00AC7F98" w:rsidRDefault="00857344" w:rsidP="00B636F6">
      <w:pPr>
        <w:rPr>
          <w:rFonts w:ascii="Times New Roman" w:hAnsi="Times New Roman"/>
        </w:rPr>
      </w:pPr>
    </w:p>
    <w:p w14:paraId="32F795FE" w14:textId="77777777" w:rsidR="008A79D1" w:rsidRPr="00AC7F98" w:rsidRDefault="008A79D1" w:rsidP="008A79D1">
      <w:pPr>
        <w:spacing w:after="0" w:line="240" w:lineRule="auto"/>
        <w:jc w:val="center"/>
        <w:rPr>
          <w:rFonts w:ascii="Times New Roman" w:hAnsi="Times New Roman"/>
          <w:b/>
          <w:kern w:val="24"/>
          <w:sz w:val="24"/>
          <w:szCs w:val="24"/>
          <w:lang w:eastAsia="ru-RU"/>
        </w:rPr>
      </w:pPr>
      <w:r w:rsidRPr="00AC7F98">
        <w:rPr>
          <w:rFonts w:ascii="Times New Roman" w:eastAsia="Times New Roman" w:hAnsi="Times New Roman"/>
          <w:sz w:val="18"/>
          <w:szCs w:val="20"/>
          <w:lang w:eastAsia="ru-RU"/>
        </w:rPr>
        <w:tab/>
      </w:r>
      <w:r w:rsidRPr="00AC7F98">
        <w:rPr>
          <w:rFonts w:ascii="Times New Roman" w:hAnsi="Times New Roman"/>
          <w:b/>
          <w:kern w:val="24"/>
          <w:sz w:val="24"/>
          <w:szCs w:val="24"/>
          <w:lang w:eastAsia="ru-RU"/>
        </w:rPr>
        <w:t>Министерство науки и высшего образования Российской Федерации</w:t>
      </w:r>
    </w:p>
    <w:p w14:paraId="5F42020B" w14:textId="77777777" w:rsidR="008A79D1" w:rsidRPr="00AC7F98" w:rsidRDefault="008A79D1" w:rsidP="008A79D1">
      <w:pPr>
        <w:spacing w:after="0" w:line="240" w:lineRule="auto"/>
        <w:jc w:val="center"/>
        <w:rPr>
          <w:rFonts w:ascii="Times New Roman" w:hAnsi="Times New Roman"/>
          <w:b/>
          <w:kern w:val="24"/>
          <w:sz w:val="24"/>
          <w:szCs w:val="24"/>
          <w:lang w:eastAsia="ru-RU"/>
        </w:rPr>
      </w:pPr>
      <w:r w:rsidRPr="00AC7F98">
        <w:rPr>
          <w:rFonts w:ascii="Times New Roman" w:hAnsi="Times New Roman"/>
          <w:b/>
          <w:kern w:val="24"/>
          <w:sz w:val="24"/>
          <w:szCs w:val="24"/>
          <w:lang w:eastAsia="ru-RU"/>
        </w:rPr>
        <w:t>Федеральное государственное автономное образовательное учреждение</w:t>
      </w:r>
    </w:p>
    <w:p w14:paraId="025558DC" w14:textId="77777777" w:rsidR="008A79D1" w:rsidRPr="00AC7F98" w:rsidRDefault="008A79D1" w:rsidP="008A79D1">
      <w:pPr>
        <w:spacing w:after="0" w:line="240" w:lineRule="auto"/>
        <w:jc w:val="center"/>
        <w:rPr>
          <w:rFonts w:ascii="Times New Roman" w:hAnsi="Times New Roman"/>
          <w:b/>
          <w:kern w:val="24"/>
          <w:sz w:val="24"/>
          <w:szCs w:val="24"/>
          <w:lang w:eastAsia="ru-RU"/>
        </w:rPr>
      </w:pPr>
      <w:r w:rsidRPr="00AC7F98">
        <w:rPr>
          <w:rFonts w:ascii="Times New Roman" w:hAnsi="Times New Roman"/>
          <w:b/>
          <w:kern w:val="24"/>
          <w:sz w:val="24"/>
          <w:szCs w:val="24"/>
          <w:lang w:eastAsia="ru-RU"/>
        </w:rPr>
        <w:t>высшего образования</w:t>
      </w:r>
    </w:p>
    <w:p w14:paraId="1F3EA2E0" w14:textId="77777777" w:rsidR="008A79D1" w:rsidRPr="00AC7F98" w:rsidRDefault="008A79D1" w:rsidP="008A79D1">
      <w:pPr>
        <w:spacing w:after="0" w:line="240" w:lineRule="auto"/>
        <w:jc w:val="center"/>
        <w:rPr>
          <w:rFonts w:ascii="Times New Roman" w:hAnsi="Times New Roman"/>
          <w:b/>
          <w:kern w:val="24"/>
          <w:sz w:val="24"/>
          <w:szCs w:val="24"/>
          <w:lang w:eastAsia="ru-RU"/>
        </w:rPr>
      </w:pPr>
      <w:r w:rsidRPr="00AC7F98">
        <w:rPr>
          <w:rFonts w:ascii="Times New Roman" w:hAnsi="Times New Roman"/>
          <w:b/>
          <w:kern w:val="24"/>
          <w:sz w:val="24"/>
          <w:szCs w:val="24"/>
          <w:lang w:eastAsia="ru-RU"/>
        </w:rPr>
        <w:t>«СЕВЕРО-КАВКАЗСКИЙ ФЕДЕРАЛЬНЫЙ УНИВЕРСИТЕТ»</w:t>
      </w:r>
    </w:p>
    <w:p w14:paraId="40FB32A2" w14:textId="4AA3D019" w:rsidR="008A79D1" w:rsidRPr="00AC7F98" w:rsidRDefault="008A79D1" w:rsidP="008A79D1">
      <w:pPr>
        <w:spacing w:after="0" w:line="240" w:lineRule="auto"/>
        <w:jc w:val="both"/>
        <w:rPr>
          <w:rFonts w:ascii="Times New Roman" w:hAnsi="Times New Roman"/>
          <w:bCs/>
          <w:kern w:val="24"/>
          <w:sz w:val="24"/>
          <w:szCs w:val="24"/>
          <w:lang w:eastAsia="ru-RU"/>
        </w:rPr>
      </w:pPr>
      <w:r w:rsidRPr="00AC7F98">
        <w:rPr>
          <w:rFonts w:ascii="Times New Roman" w:hAnsi="Times New Roman"/>
          <w:bCs/>
          <w:kern w:val="24"/>
          <w:sz w:val="24"/>
          <w:szCs w:val="24"/>
          <w:lang w:eastAsia="ru-RU"/>
        </w:rPr>
        <w:t xml:space="preserve">Институт </w:t>
      </w:r>
      <w:r w:rsidRPr="00AC7F98">
        <w:rPr>
          <w:rFonts w:ascii="Times New Roman" w:hAnsi="Times New Roman"/>
          <w:bCs/>
          <w:color w:val="000000" w:themeColor="text1"/>
          <w:kern w:val="24"/>
          <w:sz w:val="24"/>
          <w:szCs w:val="24"/>
          <w:u w:val="single"/>
        </w:rPr>
        <w:t>цифрового развития</w:t>
      </w:r>
    </w:p>
    <w:p w14:paraId="7FD257B9" w14:textId="71717C27" w:rsidR="008A79D1" w:rsidRPr="00AC7F98" w:rsidRDefault="008A79D1" w:rsidP="008A79D1">
      <w:pPr>
        <w:spacing w:after="0" w:line="240" w:lineRule="auto"/>
        <w:jc w:val="both"/>
        <w:rPr>
          <w:rFonts w:ascii="Times New Roman" w:hAnsi="Times New Roman"/>
          <w:bCs/>
          <w:kern w:val="24"/>
          <w:sz w:val="24"/>
          <w:szCs w:val="24"/>
          <w:lang w:eastAsia="ru-RU"/>
        </w:rPr>
      </w:pPr>
      <w:r w:rsidRPr="00AC7F98">
        <w:rPr>
          <w:rFonts w:ascii="Times New Roman" w:hAnsi="Times New Roman"/>
          <w:bCs/>
          <w:kern w:val="24"/>
          <w:sz w:val="24"/>
          <w:szCs w:val="24"/>
          <w:lang w:eastAsia="ru-RU"/>
        </w:rPr>
        <w:t xml:space="preserve">Кафедра </w:t>
      </w:r>
      <w:r w:rsidRPr="00AC7F98">
        <w:rPr>
          <w:rFonts w:ascii="Times New Roman" w:hAnsi="Times New Roman"/>
          <w:bCs/>
          <w:color w:val="000000" w:themeColor="text1"/>
          <w:kern w:val="24"/>
          <w:sz w:val="24"/>
          <w:szCs w:val="24"/>
          <w:u w:val="single"/>
        </w:rPr>
        <w:t>прикладной информатики</w:t>
      </w:r>
    </w:p>
    <w:p w14:paraId="437C6378" w14:textId="1D4A5C39" w:rsidR="008A79D1" w:rsidRPr="00AC7F98" w:rsidRDefault="008A79D1" w:rsidP="008A79D1">
      <w:pPr>
        <w:tabs>
          <w:tab w:val="left" w:pos="0"/>
        </w:tabs>
        <w:spacing w:after="0" w:line="240" w:lineRule="auto"/>
        <w:jc w:val="both"/>
        <w:rPr>
          <w:rFonts w:ascii="Times New Roman" w:hAnsi="Times New Roman"/>
          <w:sz w:val="24"/>
          <w:szCs w:val="24"/>
          <w:lang w:eastAsia="ru-RU"/>
        </w:rPr>
      </w:pPr>
      <w:r w:rsidRPr="00AC7F98">
        <w:rPr>
          <w:rFonts w:ascii="Times New Roman" w:hAnsi="Times New Roman"/>
          <w:sz w:val="24"/>
          <w:szCs w:val="24"/>
          <w:lang w:eastAsia="ru-RU"/>
        </w:rPr>
        <w:t xml:space="preserve">Направление подготовки </w:t>
      </w:r>
      <w:r w:rsidRPr="00AC7F98">
        <w:rPr>
          <w:rFonts w:ascii="Times New Roman" w:hAnsi="Times New Roman"/>
          <w:color w:val="000000" w:themeColor="text1"/>
          <w:sz w:val="24"/>
          <w:szCs w:val="24"/>
          <w:u w:val="single"/>
        </w:rPr>
        <w:t>09.03.03 Прикладная информатика</w:t>
      </w:r>
    </w:p>
    <w:p w14:paraId="1600D7D3" w14:textId="7CD68449" w:rsidR="008A79D1" w:rsidRPr="00AC7F98" w:rsidRDefault="008A79D1" w:rsidP="008A79D1">
      <w:pPr>
        <w:tabs>
          <w:tab w:val="left" w:pos="0"/>
        </w:tabs>
        <w:spacing w:after="0" w:line="240" w:lineRule="auto"/>
        <w:jc w:val="both"/>
        <w:rPr>
          <w:rFonts w:ascii="Times New Roman" w:hAnsi="Times New Roman"/>
          <w:sz w:val="24"/>
          <w:szCs w:val="24"/>
          <w:lang w:eastAsia="ru-RU"/>
        </w:rPr>
      </w:pPr>
      <w:r w:rsidRPr="00AC7F98">
        <w:rPr>
          <w:rFonts w:ascii="Times New Roman" w:hAnsi="Times New Roman"/>
          <w:sz w:val="24"/>
          <w:szCs w:val="24"/>
          <w:lang w:eastAsia="ru-RU"/>
        </w:rPr>
        <w:t>Направленность (профиль)</w:t>
      </w:r>
      <w:r w:rsidRPr="00AC7F98">
        <w:rPr>
          <w:rFonts w:ascii="Times New Roman" w:hAnsi="Times New Roman"/>
          <w:color w:val="000000" w:themeColor="text1"/>
          <w:sz w:val="24"/>
          <w:szCs w:val="24"/>
          <w:u w:val="single"/>
        </w:rPr>
        <w:t xml:space="preserve"> </w:t>
      </w:r>
      <w:r w:rsidR="00274A31">
        <w:rPr>
          <w:rFonts w:ascii="Times New Roman" w:hAnsi="Times New Roman"/>
          <w:color w:val="000000" w:themeColor="text1"/>
          <w:sz w:val="24"/>
          <w:szCs w:val="24"/>
          <w:u w:val="single"/>
        </w:rPr>
        <w:t>«</w:t>
      </w:r>
      <w:r w:rsidRPr="00AC7F98">
        <w:rPr>
          <w:rFonts w:ascii="Times New Roman" w:hAnsi="Times New Roman"/>
          <w:color w:val="000000" w:themeColor="text1"/>
          <w:sz w:val="24"/>
          <w:szCs w:val="24"/>
          <w:u w:val="single"/>
        </w:rPr>
        <w:t>Прикладная информатика в экономике</w:t>
      </w:r>
      <w:r w:rsidR="00274A31">
        <w:rPr>
          <w:rFonts w:ascii="Times New Roman" w:hAnsi="Times New Roman"/>
          <w:color w:val="000000" w:themeColor="text1"/>
          <w:sz w:val="24"/>
          <w:szCs w:val="24"/>
          <w:u w:val="single"/>
        </w:rPr>
        <w:t>»</w:t>
      </w:r>
    </w:p>
    <w:p w14:paraId="39647C57" w14:textId="77777777" w:rsidR="008A79D1" w:rsidRPr="00AC7F98" w:rsidRDefault="008A79D1" w:rsidP="008A79D1">
      <w:pPr>
        <w:tabs>
          <w:tab w:val="left" w:pos="993"/>
        </w:tabs>
        <w:spacing w:after="0" w:line="240" w:lineRule="auto"/>
        <w:rPr>
          <w:rFonts w:ascii="Times New Roman" w:hAnsi="Times New Roman"/>
          <w:b/>
          <w:kern w:val="24"/>
          <w:sz w:val="24"/>
          <w:szCs w:val="24"/>
          <w:lang w:eastAsia="ru-RU"/>
        </w:rPr>
      </w:pPr>
    </w:p>
    <w:p w14:paraId="5F02E268" w14:textId="77777777" w:rsidR="008A79D1" w:rsidRPr="00AC7F98" w:rsidRDefault="008A79D1" w:rsidP="008A79D1">
      <w:pPr>
        <w:spacing w:before="240" w:after="60" w:line="240" w:lineRule="auto"/>
        <w:ind w:left="6480" w:firstLine="720"/>
        <w:outlineLvl w:val="4"/>
        <w:rPr>
          <w:rFonts w:ascii="Times New Roman" w:hAnsi="Times New Roman"/>
          <w:b/>
          <w:bCs/>
          <w:i/>
          <w:iCs/>
          <w:kern w:val="24"/>
          <w:lang w:eastAsia="ru-RU"/>
        </w:rPr>
      </w:pPr>
      <w:r w:rsidRPr="00AC7F98">
        <w:rPr>
          <w:rFonts w:ascii="Times New Roman" w:hAnsi="Times New Roman"/>
          <w:b/>
          <w:bCs/>
          <w:i/>
          <w:iCs/>
          <w:kern w:val="24"/>
          <w:lang w:eastAsia="ru-RU"/>
        </w:rPr>
        <w:t>«УТВЕРЖДАЮ»</w:t>
      </w:r>
    </w:p>
    <w:p w14:paraId="0CB49098" w14:textId="77777777" w:rsidR="008A79D1" w:rsidRPr="00AC7F98" w:rsidRDefault="008A79D1" w:rsidP="008A79D1">
      <w:pPr>
        <w:tabs>
          <w:tab w:val="left" w:pos="993"/>
        </w:tabs>
        <w:spacing w:after="0" w:line="360" w:lineRule="auto"/>
        <w:rPr>
          <w:rFonts w:ascii="Times New Roman" w:hAnsi="Times New Roman"/>
          <w:kern w:val="24"/>
          <w:lang w:eastAsia="ru-RU"/>
        </w:rPr>
      </w:pPr>
      <w:r w:rsidRPr="00AC7F98">
        <w:rPr>
          <w:rFonts w:ascii="Times New Roman" w:hAnsi="Times New Roman"/>
          <w:kern w:val="24"/>
          <w:lang w:eastAsia="ru-RU"/>
        </w:rPr>
        <w:tab/>
      </w:r>
      <w:r w:rsidRPr="00AC7F98">
        <w:rPr>
          <w:rFonts w:ascii="Times New Roman" w:hAnsi="Times New Roman"/>
          <w:kern w:val="24"/>
          <w:lang w:eastAsia="ru-RU"/>
        </w:rPr>
        <w:tab/>
      </w:r>
      <w:r w:rsidRPr="00AC7F98">
        <w:rPr>
          <w:rFonts w:ascii="Times New Roman" w:hAnsi="Times New Roman"/>
          <w:kern w:val="24"/>
          <w:lang w:eastAsia="ru-RU"/>
        </w:rPr>
        <w:tab/>
      </w:r>
      <w:r w:rsidRPr="00AC7F98">
        <w:rPr>
          <w:rFonts w:ascii="Times New Roman" w:hAnsi="Times New Roman"/>
          <w:kern w:val="24"/>
          <w:lang w:eastAsia="ru-RU"/>
        </w:rPr>
        <w:tab/>
      </w:r>
      <w:r w:rsidRPr="00AC7F98">
        <w:rPr>
          <w:rFonts w:ascii="Times New Roman" w:hAnsi="Times New Roman"/>
          <w:kern w:val="24"/>
          <w:lang w:eastAsia="ru-RU"/>
        </w:rPr>
        <w:tab/>
      </w:r>
      <w:r w:rsidRPr="00AC7F98">
        <w:rPr>
          <w:rFonts w:ascii="Times New Roman" w:hAnsi="Times New Roman"/>
          <w:kern w:val="24"/>
          <w:lang w:eastAsia="ru-RU"/>
        </w:rPr>
        <w:tab/>
      </w:r>
      <w:r w:rsidRPr="00AC7F98">
        <w:rPr>
          <w:rFonts w:ascii="Times New Roman" w:hAnsi="Times New Roman"/>
          <w:kern w:val="24"/>
          <w:lang w:eastAsia="ru-RU"/>
        </w:rPr>
        <w:tab/>
      </w:r>
      <w:r w:rsidRPr="00AC7F98">
        <w:rPr>
          <w:rFonts w:ascii="Times New Roman" w:hAnsi="Times New Roman"/>
          <w:kern w:val="24"/>
          <w:lang w:eastAsia="ru-RU"/>
        </w:rPr>
        <w:tab/>
      </w:r>
      <w:r w:rsidRPr="00AC7F98">
        <w:rPr>
          <w:rFonts w:ascii="Times New Roman" w:hAnsi="Times New Roman"/>
          <w:kern w:val="24"/>
          <w:lang w:eastAsia="ru-RU"/>
        </w:rPr>
        <w:tab/>
      </w:r>
      <w:r w:rsidRPr="00AC7F98">
        <w:rPr>
          <w:rFonts w:ascii="Times New Roman" w:hAnsi="Times New Roman"/>
          <w:kern w:val="24"/>
          <w:lang w:eastAsia="ru-RU"/>
        </w:rPr>
        <w:tab/>
        <w:t xml:space="preserve"> Зав. кафедрой</w:t>
      </w:r>
    </w:p>
    <w:p w14:paraId="061BBE69" w14:textId="3A92C3F9" w:rsidR="008A79D1" w:rsidRPr="00AC7F98" w:rsidRDefault="008A79D1" w:rsidP="008A79D1">
      <w:pPr>
        <w:tabs>
          <w:tab w:val="left" w:pos="993"/>
        </w:tabs>
        <w:spacing w:after="0" w:line="240" w:lineRule="auto"/>
        <w:ind w:left="680" w:firstLine="5245"/>
        <w:jc w:val="right"/>
        <w:rPr>
          <w:rFonts w:ascii="Times New Roman" w:hAnsi="Times New Roman"/>
          <w:kern w:val="24"/>
          <w:lang w:eastAsia="ru-RU"/>
        </w:rPr>
      </w:pPr>
      <w:r w:rsidRPr="00AC7F98">
        <w:rPr>
          <w:rFonts w:ascii="Times New Roman" w:hAnsi="Times New Roman"/>
          <w:kern w:val="24"/>
          <w:lang w:eastAsia="ru-RU"/>
        </w:rPr>
        <w:t>_________________</w:t>
      </w:r>
      <w:r w:rsidRPr="00AC7F98">
        <w:rPr>
          <w:rFonts w:ascii="Times New Roman" w:hAnsi="Times New Roman"/>
          <w:kern w:val="24"/>
          <w:u w:val="single"/>
          <w:lang w:eastAsia="ru-RU"/>
        </w:rPr>
        <w:t>И. В. Азаров</w:t>
      </w:r>
    </w:p>
    <w:p w14:paraId="7164758B" w14:textId="77777777" w:rsidR="008A79D1" w:rsidRPr="00AC7F98" w:rsidRDefault="008A79D1" w:rsidP="008A79D1">
      <w:pPr>
        <w:tabs>
          <w:tab w:val="left" w:pos="993"/>
        </w:tabs>
        <w:spacing w:after="0" w:line="240" w:lineRule="auto"/>
        <w:ind w:left="680" w:firstLine="5245"/>
        <w:jc w:val="right"/>
        <w:rPr>
          <w:rFonts w:ascii="Times New Roman" w:hAnsi="Times New Roman"/>
          <w:kern w:val="24"/>
          <w:lang w:eastAsia="ru-RU"/>
        </w:rPr>
      </w:pPr>
      <w:r w:rsidRPr="00AC7F98">
        <w:rPr>
          <w:rFonts w:ascii="Times New Roman" w:hAnsi="Times New Roman"/>
          <w:kern w:val="24"/>
          <w:lang w:eastAsia="ru-RU"/>
        </w:rPr>
        <w:t>подпись, инициалы, фамилия</w:t>
      </w:r>
    </w:p>
    <w:p w14:paraId="35FE4690" w14:textId="77777777" w:rsidR="008A79D1" w:rsidRPr="00AC7F98" w:rsidRDefault="008A79D1" w:rsidP="008A79D1">
      <w:pPr>
        <w:tabs>
          <w:tab w:val="left" w:pos="993"/>
        </w:tabs>
        <w:spacing w:after="0" w:line="360" w:lineRule="auto"/>
        <w:ind w:left="680" w:firstLine="5245"/>
        <w:jc w:val="right"/>
        <w:rPr>
          <w:rFonts w:ascii="Times New Roman" w:hAnsi="Times New Roman"/>
          <w:kern w:val="24"/>
          <w:lang w:eastAsia="ru-RU"/>
        </w:rPr>
      </w:pPr>
      <w:r w:rsidRPr="00AC7F98">
        <w:rPr>
          <w:rFonts w:ascii="Times New Roman" w:hAnsi="Times New Roman"/>
          <w:kern w:val="24"/>
          <w:lang w:eastAsia="ru-RU"/>
        </w:rPr>
        <w:t>"_____"_____________20___г</w:t>
      </w:r>
    </w:p>
    <w:p w14:paraId="6BCB4F5F" w14:textId="3FF5583E" w:rsidR="008A79D1" w:rsidRPr="00AC7F98" w:rsidRDefault="008A79D1" w:rsidP="00E836BF">
      <w:pPr>
        <w:tabs>
          <w:tab w:val="left" w:pos="993"/>
        </w:tabs>
        <w:spacing w:after="0" w:line="240" w:lineRule="auto"/>
        <w:jc w:val="center"/>
        <w:rPr>
          <w:rFonts w:ascii="Times New Roman" w:hAnsi="Times New Roman"/>
          <w:b/>
          <w:kern w:val="24"/>
          <w:sz w:val="32"/>
          <w:szCs w:val="20"/>
          <w:lang w:eastAsia="ru-RU"/>
        </w:rPr>
      </w:pPr>
      <w:r w:rsidRPr="00AC7F98">
        <w:rPr>
          <w:rFonts w:ascii="Times New Roman" w:hAnsi="Times New Roman"/>
          <w:b/>
          <w:kern w:val="24"/>
          <w:sz w:val="32"/>
          <w:szCs w:val="20"/>
          <w:lang w:eastAsia="ru-RU"/>
        </w:rPr>
        <w:t>ЗАДАНИЕ НА ВЫПУСКНУЮ КВАЛИФИКАЦИОННУЮ РАБОТУ</w:t>
      </w:r>
      <w:r w:rsidR="00E836BF">
        <w:rPr>
          <w:rFonts w:ascii="Times New Roman" w:hAnsi="Times New Roman"/>
          <w:b/>
          <w:kern w:val="24"/>
          <w:sz w:val="32"/>
          <w:szCs w:val="20"/>
          <w:lang w:eastAsia="ru-RU"/>
        </w:rPr>
        <w:t xml:space="preserve"> </w:t>
      </w:r>
      <w:r w:rsidRPr="00AC7F98">
        <w:rPr>
          <w:rFonts w:ascii="Times New Roman" w:hAnsi="Times New Roman"/>
          <w:b/>
          <w:kern w:val="24"/>
          <w:sz w:val="32"/>
          <w:szCs w:val="20"/>
          <w:lang w:eastAsia="ru-RU"/>
        </w:rPr>
        <w:t>(ДИПЛОМНЫЙ ПРОЕКТ)</w:t>
      </w:r>
    </w:p>
    <w:p w14:paraId="71B0E106" w14:textId="10F80189" w:rsidR="008A79D1" w:rsidRPr="00AC7F98" w:rsidRDefault="008A79D1" w:rsidP="008A79D1">
      <w:pPr>
        <w:tabs>
          <w:tab w:val="left" w:pos="993"/>
        </w:tabs>
        <w:spacing w:after="0" w:line="240" w:lineRule="auto"/>
        <w:jc w:val="both"/>
        <w:rPr>
          <w:rFonts w:ascii="Times New Roman" w:hAnsi="Times New Roman"/>
          <w:kern w:val="24"/>
          <w:sz w:val="24"/>
          <w:szCs w:val="20"/>
          <w:lang w:eastAsia="ru-RU"/>
        </w:rPr>
      </w:pPr>
      <w:r w:rsidRPr="00AC7F98">
        <w:rPr>
          <w:rFonts w:ascii="Times New Roman" w:hAnsi="Times New Roman"/>
          <w:kern w:val="24"/>
          <w:sz w:val="24"/>
          <w:szCs w:val="20"/>
          <w:lang w:eastAsia="ru-RU"/>
        </w:rPr>
        <w:t xml:space="preserve">Студент </w:t>
      </w:r>
      <w:r w:rsidRPr="00AC7F98">
        <w:rPr>
          <w:rFonts w:ascii="Times New Roman" w:hAnsi="Times New Roman"/>
          <w:kern w:val="24"/>
          <w:sz w:val="24"/>
          <w:szCs w:val="20"/>
          <w:u w:val="single"/>
          <w:lang w:eastAsia="ru-RU"/>
        </w:rPr>
        <w:t xml:space="preserve">Гандаев Никамагомед </w:t>
      </w:r>
      <w:proofErr w:type="spellStart"/>
      <w:r w:rsidRPr="00AC7F98">
        <w:rPr>
          <w:rFonts w:ascii="Times New Roman" w:hAnsi="Times New Roman"/>
          <w:kern w:val="24"/>
          <w:sz w:val="24"/>
          <w:szCs w:val="20"/>
          <w:u w:val="single"/>
          <w:lang w:eastAsia="ru-RU"/>
        </w:rPr>
        <w:t>Исагаджиевич</w:t>
      </w:r>
      <w:r w:rsidRPr="00AC7F98">
        <w:rPr>
          <w:rFonts w:ascii="Times New Roman" w:hAnsi="Times New Roman"/>
          <w:kern w:val="24"/>
          <w:sz w:val="24"/>
          <w:szCs w:val="20"/>
          <w:lang w:eastAsia="ru-RU"/>
        </w:rPr>
        <w:t>___________________группа</w:t>
      </w:r>
      <w:proofErr w:type="spellEnd"/>
      <w:r w:rsidRPr="00AC7F98">
        <w:rPr>
          <w:rFonts w:ascii="Times New Roman" w:hAnsi="Times New Roman"/>
          <w:kern w:val="24"/>
          <w:sz w:val="24"/>
          <w:szCs w:val="20"/>
          <w:lang w:eastAsia="ru-RU"/>
        </w:rPr>
        <w:t xml:space="preserve"> </w:t>
      </w:r>
      <w:r w:rsidRPr="00AC7F98">
        <w:rPr>
          <w:rFonts w:ascii="Times New Roman" w:hAnsi="Times New Roman"/>
          <w:kern w:val="24"/>
          <w:sz w:val="24"/>
          <w:szCs w:val="20"/>
          <w:u w:val="single"/>
          <w:lang w:eastAsia="ru-RU"/>
        </w:rPr>
        <w:t>ПИН-б-о-20-1</w:t>
      </w:r>
    </w:p>
    <w:p w14:paraId="29B5AA94" w14:textId="155FA609" w:rsidR="008A79D1" w:rsidRPr="00AC7F98" w:rsidRDefault="008A79D1" w:rsidP="008A79D1">
      <w:pPr>
        <w:tabs>
          <w:tab w:val="left" w:pos="993"/>
        </w:tabs>
        <w:spacing w:after="0" w:line="240" w:lineRule="auto"/>
        <w:jc w:val="both"/>
        <w:rPr>
          <w:rFonts w:ascii="Times New Roman" w:hAnsi="Times New Roman"/>
          <w:kern w:val="24"/>
          <w:szCs w:val="20"/>
          <w:lang w:eastAsia="ru-RU"/>
        </w:rPr>
      </w:pPr>
      <w:r w:rsidRPr="00AC7F98">
        <w:rPr>
          <w:rFonts w:ascii="Times New Roman" w:hAnsi="Times New Roman"/>
          <w:kern w:val="24"/>
          <w:szCs w:val="20"/>
          <w:lang w:eastAsia="ru-RU"/>
        </w:rPr>
        <w:tab/>
      </w:r>
      <w:r w:rsidRPr="00AC7F98">
        <w:rPr>
          <w:rFonts w:ascii="Times New Roman" w:hAnsi="Times New Roman"/>
          <w:kern w:val="24"/>
          <w:szCs w:val="20"/>
          <w:lang w:eastAsia="ru-RU"/>
        </w:rPr>
        <w:tab/>
        <w:t>фамилия, имя, отчество</w:t>
      </w:r>
    </w:p>
    <w:p w14:paraId="0D7E88AC" w14:textId="77777777" w:rsidR="00C25C9B" w:rsidRPr="00AC7F98" w:rsidRDefault="008A79D1" w:rsidP="00C25C9B">
      <w:pPr>
        <w:tabs>
          <w:tab w:val="left" w:pos="993"/>
        </w:tabs>
        <w:spacing w:after="0" w:line="240" w:lineRule="auto"/>
        <w:jc w:val="both"/>
        <w:rPr>
          <w:rFonts w:ascii="Times New Roman" w:hAnsi="Times New Roman"/>
          <w:kern w:val="24"/>
          <w:sz w:val="24"/>
          <w:szCs w:val="20"/>
          <w:lang w:eastAsia="ru-RU"/>
        </w:rPr>
      </w:pPr>
      <w:r w:rsidRPr="00AC7F98">
        <w:rPr>
          <w:rFonts w:ascii="Times New Roman" w:hAnsi="Times New Roman"/>
          <w:kern w:val="24"/>
          <w:sz w:val="24"/>
          <w:szCs w:val="20"/>
          <w:lang w:eastAsia="ru-RU"/>
        </w:rPr>
        <w:t xml:space="preserve">1.Тема </w:t>
      </w:r>
      <w:r w:rsidR="00C25C9B" w:rsidRPr="00AC7F98">
        <w:rPr>
          <w:rFonts w:ascii="Times New Roman" w:hAnsi="Times New Roman"/>
          <w:color w:val="000000"/>
          <w:sz w:val="24"/>
          <w:szCs w:val="24"/>
          <w:u w:val="single"/>
        </w:rPr>
        <w:t>Разработка информационной подсистемы для контроля поручений сотрудников организации на примере ФГАОУ ВО «Северо-Кавказский федеральный университет», г. Ставрополь</w:t>
      </w:r>
      <w:r w:rsidR="00C25C9B" w:rsidRPr="00AC7F98">
        <w:rPr>
          <w:rFonts w:ascii="Times New Roman" w:hAnsi="Times New Roman"/>
          <w:kern w:val="24"/>
          <w:sz w:val="24"/>
          <w:szCs w:val="20"/>
          <w:lang w:eastAsia="ru-RU"/>
        </w:rPr>
        <w:t xml:space="preserve"> </w:t>
      </w:r>
    </w:p>
    <w:p w14:paraId="7B0879DE" w14:textId="3BF5297C" w:rsidR="008A79D1" w:rsidRPr="00AC7F98" w:rsidRDefault="008A79D1" w:rsidP="00C25C9B">
      <w:pPr>
        <w:tabs>
          <w:tab w:val="left" w:pos="993"/>
        </w:tabs>
        <w:spacing w:after="0" w:line="240" w:lineRule="auto"/>
        <w:jc w:val="both"/>
        <w:rPr>
          <w:rFonts w:ascii="Times New Roman" w:hAnsi="Times New Roman"/>
          <w:kern w:val="24"/>
          <w:sz w:val="24"/>
          <w:szCs w:val="20"/>
          <w:lang w:eastAsia="ru-RU"/>
        </w:rPr>
      </w:pPr>
      <w:r w:rsidRPr="00AC7F98">
        <w:rPr>
          <w:rFonts w:ascii="Times New Roman" w:hAnsi="Times New Roman"/>
          <w:kern w:val="24"/>
          <w:sz w:val="24"/>
          <w:szCs w:val="20"/>
          <w:lang w:eastAsia="ru-RU"/>
        </w:rPr>
        <w:t>Утверждена распоряжением по институту  №</w:t>
      </w:r>
      <w:r w:rsidR="009820B9">
        <w:rPr>
          <w:rFonts w:ascii="Times New Roman" w:hAnsi="Times New Roman"/>
          <w:kern w:val="24"/>
          <w:sz w:val="24"/>
          <w:szCs w:val="20"/>
          <w:lang w:eastAsia="ru-RU"/>
        </w:rPr>
        <w:t xml:space="preserve"> </w:t>
      </w:r>
      <w:r w:rsidR="009820B9" w:rsidRPr="009820B9">
        <w:rPr>
          <w:rFonts w:ascii="Times New Roman" w:hAnsi="Times New Roman"/>
          <w:kern w:val="24"/>
          <w:sz w:val="24"/>
          <w:szCs w:val="20"/>
          <w:u w:val="single"/>
          <w:lang w:eastAsia="ru-RU"/>
        </w:rPr>
        <w:t>95-Р-12.00</w:t>
      </w:r>
      <w:r w:rsidRPr="00AC7F98">
        <w:rPr>
          <w:rFonts w:ascii="Times New Roman" w:hAnsi="Times New Roman"/>
          <w:kern w:val="24"/>
          <w:sz w:val="24"/>
          <w:szCs w:val="20"/>
          <w:lang w:eastAsia="ru-RU"/>
        </w:rPr>
        <w:t xml:space="preserve"> от "</w:t>
      </w:r>
      <w:r w:rsidR="009820B9" w:rsidRPr="009820B9">
        <w:rPr>
          <w:rFonts w:ascii="Times New Roman" w:hAnsi="Times New Roman"/>
          <w:kern w:val="24"/>
          <w:sz w:val="24"/>
          <w:szCs w:val="20"/>
          <w:u w:val="single"/>
          <w:lang w:eastAsia="ru-RU"/>
        </w:rPr>
        <w:t>01</w:t>
      </w:r>
      <w:r w:rsidRPr="00AC7F98">
        <w:rPr>
          <w:rFonts w:ascii="Times New Roman" w:hAnsi="Times New Roman"/>
          <w:kern w:val="24"/>
          <w:sz w:val="24"/>
          <w:szCs w:val="20"/>
          <w:lang w:eastAsia="ru-RU"/>
        </w:rPr>
        <w:t>"</w:t>
      </w:r>
      <w:r w:rsidR="009820B9">
        <w:rPr>
          <w:rFonts w:ascii="Times New Roman" w:hAnsi="Times New Roman"/>
          <w:kern w:val="24"/>
          <w:sz w:val="24"/>
          <w:szCs w:val="20"/>
          <w:lang w:eastAsia="ru-RU"/>
        </w:rPr>
        <w:t xml:space="preserve"> </w:t>
      </w:r>
      <w:r w:rsidR="009820B9" w:rsidRPr="009820B9">
        <w:rPr>
          <w:rFonts w:ascii="Times New Roman" w:hAnsi="Times New Roman"/>
          <w:kern w:val="24"/>
          <w:sz w:val="24"/>
          <w:szCs w:val="20"/>
          <w:u w:val="single"/>
          <w:lang w:eastAsia="ru-RU"/>
        </w:rPr>
        <w:t xml:space="preserve">апреля </w:t>
      </w:r>
      <w:r w:rsidRPr="009820B9">
        <w:rPr>
          <w:rFonts w:ascii="Times New Roman" w:hAnsi="Times New Roman"/>
          <w:kern w:val="24"/>
          <w:sz w:val="24"/>
          <w:szCs w:val="20"/>
          <w:u w:val="single"/>
          <w:lang w:eastAsia="ru-RU"/>
        </w:rPr>
        <w:t>20</w:t>
      </w:r>
      <w:r w:rsidR="009820B9" w:rsidRPr="009820B9">
        <w:rPr>
          <w:rFonts w:ascii="Times New Roman" w:hAnsi="Times New Roman"/>
          <w:kern w:val="24"/>
          <w:sz w:val="24"/>
          <w:szCs w:val="20"/>
          <w:u w:val="single"/>
          <w:lang w:eastAsia="ru-RU"/>
        </w:rPr>
        <w:t>24</w:t>
      </w:r>
      <w:r w:rsidRPr="00AC7F98">
        <w:rPr>
          <w:rFonts w:ascii="Times New Roman" w:hAnsi="Times New Roman"/>
          <w:kern w:val="24"/>
          <w:sz w:val="24"/>
          <w:szCs w:val="20"/>
          <w:lang w:eastAsia="ru-RU"/>
        </w:rPr>
        <w:t xml:space="preserve"> г.</w:t>
      </w:r>
    </w:p>
    <w:p w14:paraId="0F383356" w14:textId="77777777" w:rsidR="008A79D1" w:rsidRPr="00AC7F98" w:rsidRDefault="008A79D1" w:rsidP="008A79D1">
      <w:pPr>
        <w:tabs>
          <w:tab w:val="left" w:pos="993"/>
        </w:tabs>
        <w:spacing w:after="0" w:line="240" w:lineRule="auto"/>
        <w:jc w:val="both"/>
        <w:rPr>
          <w:rFonts w:ascii="Times New Roman" w:hAnsi="Times New Roman"/>
          <w:kern w:val="24"/>
          <w:sz w:val="24"/>
          <w:szCs w:val="20"/>
          <w:lang w:eastAsia="ru-RU"/>
        </w:rPr>
      </w:pPr>
      <w:r w:rsidRPr="00AC7F98">
        <w:rPr>
          <w:rFonts w:ascii="Times New Roman" w:hAnsi="Times New Roman"/>
          <w:kern w:val="24"/>
          <w:sz w:val="24"/>
          <w:szCs w:val="20"/>
          <w:lang w:eastAsia="ru-RU"/>
        </w:rPr>
        <w:t>2.Срок представления работы к защите  "____"________________________________20__г.</w:t>
      </w:r>
    </w:p>
    <w:p w14:paraId="7A161D1E" w14:textId="77777777" w:rsidR="008A79D1" w:rsidRPr="00AC7F98" w:rsidRDefault="008A79D1" w:rsidP="008A79D1">
      <w:pPr>
        <w:tabs>
          <w:tab w:val="left" w:pos="993"/>
        </w:tabs>
        <w:spacing w:after="0" w:line="240" w:lineRule="auto"/>
        <w:jc w:val="both"/>
        <w:rPr>
          <w:rFonts w:ascii="Times New Roman" w:hAnsi="Times New Roman"/>
          <w:kern w:val="24"/>
          <w:sz w:val="24"/>
          <w:szCs w:val="20"/>
          <w:lang w:eastAsia="ru-RU"/>
        </w:rPr>
      </w:pPr>
      <w:r w:rsidRPr="00AC7F98">
        <w:rPr>
          <w:rFonts w:ascii="Times New Roman" w:hAnsi="Times New Roman"/>
          <w:kern w:val="24"/>
          <w:sz w:val="24"/>
          <w:szCs w:val="20"/>
          <w:lang w:eastAsia="ru-RU"/>
        </w:rPr>
        <w:t>3.</w:t>
      </w:r>
      <w:r w:rsidRPr="00AC7F98">
        <w:rPr>
          <w:rFonts w:ascii="Times New Roman" w:hAnsi="Times New Roman"/>
        </w:rPr>
        <w:t xml:space="preserve"> </w:t>
      </w:r>
      <w:r w:rsidRPr="00AC7F98">
        <w:rPr>
          <w:rFonts w:ascii="Times New Roman" w:hAnsi="Times New Roman"/>
          <w:kern w:val="24"/>
          <w:sz w:val="24"/>
          <w:szCs w:val="20"/>
          <w:lang w:eastAsia="ru-RU"/>
        </w:rPr>
        <w:t>Исходные данные для проектирования _________________________________________</w:t>
      </w:r>
    </w:p>
    <w:p w14:paraId="57376B5E" w14:textId="31C0F934" w:rsidR="008A79D1" w:rsidRPr="00AC7F98" w:rsidRDefault="008A79D1" w:rsidP="002C6ADF">
      <w:pPr>
        <w:tabs>
          <w:tab w:val="left" w:pos="993"/>
        </w:tabs>
        <w:spacing w:after="0" w:line="240" w:lineRule="auto"/>
        <w:jc w:val="both"/>
        <w:rPr>
          <w:rFonts w:ascii="Times New Roman" w:hAnsi="Times New Roman"/>
          <w:kern w:val="24"/>
          <w:sz w:val="24"/>
          <w:szCs w:val="20"/>
          <w:lang w:eastAsia="ru-RU"/>
        </w:rPr>
      </w:pPr>
      <w:r w:rsidRPr="00AC7F98">
        <w:rPr>
          <w:rFonts w:ascii="Times New Roman" w:hAnsi="Times New Roman"/>
          <w:kern w:val="24"/>
          <w:sz w:val="24"/>
          <w:szCs w:val="20"/>
          <w:lang w:eastAsia="ru-RU"/>
        </w:rPr>
        <w:t>Содержание пояснительной записки:</w:t>
      </w:r>
    </w:p>
    <w:p w14:paraId="041ECE51" w14:textId="29C9C857" w:rsidR="008A79D1" w:rsidRPr="00AC7F98" w:rsidRDefault="008A79D1" w:rsidP="008A79D1">
      <w:pPr>
        <w:tabs>
          <w:tab w:val="left" w:pos="993"/>
        </w:tabs>
        <w:spacing w:after="0" w:line="240" w:lineRule="auto"/>
        <w:rPr>
          <w:rFonts w:ascii="Times New Roman" w:hAnsi="Times New Roman"/>
          <w:kern w:val="24"/>
          <w:sz w:val="24"/>
          <w:szCs w:val="20"/>
          <w:lang w:eastAsia="ru-RU"/>
        </w:rPr>
      </w:pPr>
      <w:r w:rsidRPr="00AC7F98">
        <w:rPr>
          <w:rFonts w:ascii="Times New Roman" w:hAnsi="Times New Roman"/>
          <w:kern w:val="24"/>
          <w:sz w:val="24"/>
          <w:szCs w:val="20"/>
          <w:lang w:eastAsia="ru-RU"/>
        </w:rPr>
        <w:t>4.1</w:t>
      </w:r>
      <w:r w:rsidR="00FC77D9" w:rsidRPr="00AC7F98">
        <w:rPr>
          <w:rFonts w:ascii="Times New Roman" w:hAnsi="Times New Roman"/>
          <w:color w:val="000000" w:themeColor="text1"/>
          <w:kern w:val="24"/>
          <w:sz w:val="24"/>
          <w:szCs w:val="20"/>
          <w:u w:val="single"/>
        </w:rPr>
        <w:t xml:space="preserve"> АНАЛИТИЧЕСКИЙ РАЗДЕЛ</w:t>
      </w:r>
    </w:p>
    <w:p w14:paraId="2CDDB2BF" w14:textId="4C2757CC" w:rsidR="008A79D1" w:rsidRPr="00AC7F98" w:rsidRDefault="008A79D1" w:rsidP="008A79D1">
      <w:pPr>
        <w:tabs>
          <w:tab w:val="left" w:pos="993"/>
        </w:tabs>
        <w:spacing w:after="0" w:line="240" w:lineRule="auto"/>
        <w:rPr>
          <w:rFonts w:ascii="Times New Roman" w:hAnsi="Times New Roman"/>
          <w:kern w:val="24"/>
          <w:sz w:val="24"/>
          <w:szCs w:val="20"/>
          <w:lang w:eastAsia="ru-RU"/>
        </w:rPr>
      </w:pPr>
      <w:r w:rsidRPr="00AC7F98">
        <w:rPr>
          <w:rFonts w:ascii="Times New Roman" w:hAnsi="Times New Roman"/>
          <w:kern w:val="24"/>
          <w:sz w:val="24"/>
          <w:szCs w:val="20"/>
          <w:lang w:eastAsia="ru-RU"/>
        </w:rPr>
        <w:t>4.2</w:t>
      </w:r>
      <w:r w:rsidR="00FC77D9" w:rsidRPr="00AC7F98">
        <w:rPr>
          <w:rFonts w:ascii="Times New Roman" w:hAnsi="Times New Roman"/>
          <w:color w:val="000000" w:themeColor="text1"/>
          <w:kern w:val="24"/>
          <w:sz w:val="24"/>
          <w:szCs w:val="20"/>
          <w:u w:val="single"/>
        </w:rPr>
        <w:t xml:space="preserve"> ПРОЕКТНЫЙ РАЗДЕЛ</w:t>
      </w:r>
    </w:p>
    <w:p w14:paraId="501F2180" w14:textId="71E9ECEA" w:rsidR="008A79D1" w:rsidRPr="00AC7F98" w:rsidRDefault="008A79D1" w:rsidP="008A79D1">
      <w:pPr>
        <w:tabs>
          <w:tab w:val="left" w:pos="993"/>
        </w:tabs>
        <w:spacing w:after="0" w:line="240" w:lineRule="auto"/>
        <w:rPr>
          <w:rFonts w:ascii="Times New Roman" w:hAnsi="Times New Roman"/>
          <w:kern w:val="24"/>
          <w:sz w:val="24"/>
          <w:szCs w:val="20"/>
          <w:lang w:eastAsia="ru-RU"/>
        </w:rPr>
      </w:pPr>
      <w:r w:rsidRPr="00AC7F98">
        <w:rPr>
          <w:rFonts w:ascii="Times New Roman" w:hAnsi="Times New Roman"/>
          <w:kern w:val="24"/>
          <w:sz w:val="24"/>
          <w:szCs w:val="20"/>
          <w:lang w:eastAsia="ru-RU"/>
        </w:rPr>
        <w:t>4.3</w:t>
      </w:r>
      <w:r w:rsidR="00FC77D9" w:rsidRPr="00AC7F98">
        <w:rPr>
          <w:rFonts w:ascii="Times New Roman" w:hAnsi="Times New Roman"/>
          <w:color w:val="000000" w:themeColor="text1"/>
          <w:kern w:val="24"/>
          <w:sz w:val="24"/>
          <w:szCs w:val="20"/>
          <w:u w:val="single"/>
        </w:rPr>
        <w:t xml:space="preserve"> ЭКОНОМИЧЕСКИЙ РАЗДЕЛ</w:t>
      </w:r>
    </w:p>
    <w:p w14:paraId="55551CB7" w14:textId="6031CC33" w:rsidR="008A79D1" w:rsidRPr="00AC7F98" w:rsidRDefault="008A79D1" w:rsidP="008A79D1">
      <w:pPr>
        <w:tabs>
          <w:tab w:val="left" w:pos="993"/>
        </w:tabs>
        <w:spacing w:after="0" w:line="240" w:lineRule="auto"/>
        <w:rPr>
          <w:rFonts w:ascii="Times New Roman" w:hAnsi="Times New Roman"/>
          <w:kern w:val="24"/>
          <w:sz w:val="24"/>
          <w:szCs w:val="20"/>
          <w:lang w:eastAsia="ru-RU"/>
        </w:rPr>
      </w:pPr>
      <w:r w:rsidRPr="00AC7F98">
        <w:rPr>
          <w:rFonts w:ascii="Times New Roman" w:hAnsi="Times New Roman"/>
          <w:kern w:val="24"/>
          <w:sz w:val="24"/>
          <w:szCs w:val="20"/>
          <w:lang w:eastAsia="ru-RU"/>
        </w:rPr>
        <w:t>4.4</w:t>
      </w:r>
      <w:r w:rsidR="00357026" w:rsidRPr="00AC7F98">
        <w:rPr>
          <w:rFonts w:ascii="Times New Roman" w:hAnsi="Times New Roman"/>
          <w:color w:val="000000" w:themeColor="text1"/>
          <w:kern w:val="24"/>
          <w:sz w:val="24"/>
          <w:szCs w:val="20"/>
          <w:u w:val="single"/>
        </w:rPr>
        <w:t xml:space="preserve"> РАЗДЕЛ БЕЗОПАСНОСТИ И ЭКОЛОГИЧНОСТИ</w:t>
      </w:r>
    </w:p>
    <w:p w14:paraId="3D3B83EE" w14:textId="77777777" w:rsidR="008A79D1" w:rsidRPr="00AC7F98" w:rsidRDefault="008A79D1" w:rsidP="008A79D1">
      <w:pPr>
        <w:tabs>
          <w:tab w:val="left" w:pos="993"/>
        </w:tabs>
        <w:spacing w:after="0" w:line="240" w:lineRule="auto"/>
        <w:rPr>
          <w:rFonts w:ascii="Times New Roman" w:hAnsi="Times New Roman"/>
          <w:kern w:val="24"/>
          <w:sz w:val="24"/>
          <w:szCs w:val="20"/>
          <w:lang w:eastAsia="ru-RU"/>
        </w:rPr>
      </w:pPr>
      <w:r w:rsidRPr="00AC7F98">
        <w:rPr>
          <w:rFonts w:ascii="Times New Roman" w:hAnsi="Times New Roman"/>
          <w:kern w:val="24"/>
          <w:sz w:val="24"/>
          <w:szCs w:val="20"/>
          <w:lang w:eastAsia="ru-RU"/>
        </w:rPr>
        <w:t>4.5 Другие разделы проекта _____________________________________________________</w:t>
      </w:r>
    </w:p>
    <w:p w14:paraId="2F410712" w14:textId="77777777" w:rsidR="008A79D1" w:rsidRPr="00AC7F98" w:rsidRDefault="008A79D1" w:rsidP="008A79D1">
      <w:pPr>
        <w:tabs>
          <w:tab w:val="left" w:pos="993"/>
        </w:tabs>
        <w:spacing w:after="0" w:line="240" w:lineRule="auto"/>
        <w:rPr>
          <w:rFonts w:ascii="Times New Roman" w:hAnsi="Times New Roman"/>
          <w:kern w:val="24"/>
          <w:sz w:val="24"/>
          <w:szCs w:val="20"/>
          <w:lang w:eastAsia="ru-RU"/>
        </w:rPr>
      </w:pPr>
      <w:r w:rsidRPr="00AC7F98">
        <w:rPr>
          <w:rFonts w:ascii="Times New Roman" w:hAnsi="Times New Roman"/>
          <w:kern w:val="24"/>
          <w:sz w:val="24"/>
          <w:szCs w:val="20"/>
          <w:lang w:eastAsia="ru-RU"/>
        </w:rPr>
        <w:t>5 Перечень графического материала (с точным указанием обязательных чертежей)_______</w:t>
      </w:r>
    </w:p>
    <w:p w14:paraId="124A26DB" w14:textId="77777777" w:rsidR="008A79D1" w:rsidRPr="00AC7F98" w:rsidRDefault="008A79D1" w:rsidP="008A79D1">
      <w:pPr>
        <w:tabs>
          <w:tab w:val="left" w:pos="993"/>
        </w:tabs>
        <w:spacing w:after="0" w:line="240" w:lineRule="auto"/>
        <w:rPr>
          <w:rFonts w:ascii="Times New Roman" w:hAnsi="Times New Roman"/>
          <w:kern w:val="24"/>
          <w:sz w:val="24"/>
          <w:szCs w:val="20"/>
          <w:lang w:eastAsia="ru-RU"/>
        </w:rPr>
      </w:pPr>
      <w:r w:rsidRPr="00AC7F98">
        <w:rPr>
          <w:rFonts w:ascii="Times New Roman" w:hAnsi="Times New Roman"/>
          <w:kern w:val="24"/>
          <w:sz w:val="24"/>
          <w:szCs w:val="20"/>
          <w:lang w:eastAsia="ru-RU"/>
        </w:rPr>
        <w:t>Дата выдачи задания____________________________________________________________</w:t>
      </w:r>
    </w:p>
    <w:p w14:paraId="41C1556F" w14:textId="0711A3D3" w:rsidR="008A79D1" w:rsidRPr="00AC7F98" w:rsidRDefault="008A79D1" w:rsidP="008A79D1">
      <w:pPr>
        <w:tabs>
          <w:tab w:val="left" w:pos="993"/>
        </w:tabs>
        <w:spacing w:after="0" w:line="240" w:lineRule="auto"/>
        <w:rPr>
          <w:rFonts w:ascii="Times New Roman" w:hAnsi="Times New Roman"/>
          <w:kern w:val="24"/>
          <w:sz w:val="24"/>
          <w:szCs w:val="20"/>
          <w:lang w:eastAsia="ru-RU"/>
        </w:rPr>
      </w:pPr>
      <w:r w:rsidRPr="00AC7F98">
        <w:rPr>
          <w:rFonts w:ascii="Times New Roman" w:hAnsi="Times New Roman"/>
          <w:kern w:val="24"/>
          <w:sz w:val="24"/>
          <w:szCs w:val="20"/>
          <w:lang w:eastAsia="ru-RU"/>
        </w:rPr>
        <w:t xml:space="preserve">Руководитель </w:t>
      </w:r>
      <w:proofErr w:type="spellStart"/>
      <w:r w:rsidRPr="00AC7F98">
        <w:rPr>
          <w:rFonts w:ascii="Times New Roman" w:hAnsi="Times New Roman"/>
          <w:kern w:val="24"/>
          <w:sz w:val="24"/>
          <w:szCs w:val="20"/>
          <w:lang w:eastAsia="ru-RU"/>
        </w:rPr>
        <w:t>проекта________________________________________</w:t>
      </w:r>
      <w:r w:rsidR="00BE4624" w:rsidRPr="00AC7F98">
        <w:rPr>
          <w:rFonts w:ascii="Times New Roman" w:hAnsi="Times New Roman"/>
          <w:kern w:val="24"/>
          <w:sz w:val="24"/>
          <w:szCs w:val="20"/>
          <w:lang w:eastAsia="ru-RU"/>
        </w:rPr>
        <w:t>__</w:t>
      </w:r>
      <w:r w:rsidR="00BE4624" w:rsidRPr="00AC7F98">
        <w:rPr>
          <w:rFonts w:ascii="Times New Roman" w:hAnsi="Times New Roman"/>
          <w:kern w:val="24"/>
          <w:sz w:val="24"/>
          <w:szCs w:val="20"/>
          <w:u w:val="single"/>
          <w:lang w:eastAsia="ru-RU"/>
        </w:rPr>
        <w:t>И</w:t>
      </w:r>
      <w:proofErr w:type="spellEnd"/>
      <w:r w:rsidR="00BE4624" w:rsidRPr="00AC7F98">
        <w:rPr>
          <w:rFonts w:ascii="Times New Roman" w:hAnsi="Times New Roman"/>
          <w:kern w:val="24"/>
          <w:sz w:val="24"/>
          <w:szCs w:val="20"/>
          <w:u w:val="single"/>
          <w:lang w:eastAsia="ru-RU"/>
        </w:rPr>
        <w:t xml:space="preserve">. В. Азаров </w:t>
      </w:r>
      <w:r w:rsidR="00BE4624" w:rsidRPr="00AC7F98">
        <w:rPr>
          <w:rFonts w:ascii="Times New Roman" w:hAnsi="Times New Roman"/>
          <w:kern w:val="24"/>
          <w:sz w:val="24"/>
          <w:szCs w:val="20"/>
          <w:lang w:eastAsia="ru-RU"/>
        </w:rPr>
        <w:t>_____</w:t>
      </w:r>
    </w:p>
    <w:p w14:paraId="30F74DCE" w14:textId="77777777" w:rsidR="008A79D1" w:rsidRPr="00AC7F98" w:rsidRDefault="008A79D1" w:rsidP="008A79D1">
      <w:pPr>
        <w:tabs>
          <w:tab w:val="left" w:pos="993"/>
        </w:tabs>
        <w:spacing w:after="0" w:line="240" w:lineRule="auto"/>
        <w:rPr>
          <w:rFonts w:ascii="Times New Roman" w:hAnsi="Times New Roman"/>
          <w:kern w:val="24"/>
          <w:szCs w:val="20"/>
          <w:lang w:eastAsia="ru-RU"/>
        </w:rPr>
      </w:pPr>
      <w:r w:rsidRPr="00AC7F98">
        <w:rPr>
          <w:rFonts w:ascii="Times New Roman" w:hAnsi="Times New Roman"/>
          <w:kern w:val="24"/>
          <w:szCs w:val="20"/>
          <w:lang w:eastAsia="ru-RU"/>
        </w:rPr>
        <w:tab/>
      </w:r>
      <w:r w:rsidRPr="00AC7F98">
        <w:rPr>
          <w:rFonts w:ascii="Times New Roman" w:hAnsi="Times New Roman"/>
          <w:kern w:val="24"/>
          <w:szCs w:val="20"/>
          <w:lang w:eastAsia="ru-RU"/>
        </w:rPr>
        <w:tab/>
      </w:r>
      <w:r w:rsidRPr="00AC7F98">
        <w:rPr>
          <w:rFonts w:ascii="Times New Roman" w:hAnsi="Times New Roman"/>
          <w:kern w:val="24"/>
          <w:szCs w:val="20"/>
          <w:lang w:eastAsia="ru-RU"/>
        </w:rPr>
        <w:tab/>
      </w:r>
      <w:r w:rsidRPr="00AC7F98">
        <w:rPr>
          <w:rFonts w:ascii="Times New Roman" w:hAnsi="Times New Roman"/>
          <w:kern w:val="24"/>
          <w:szCs w:val="20"/>
          <w:lang w:eastAsia="ru-RU"/>
        </w:rPr>
        <w:tab/>
      </w:r>
      <w:r w:rsidRPr="00AC7F98">
        <w:rPr>
          <w:rFonts w:ascii="Times New Roman" w:hAnsi="Times New Roman"/>
          <w:kern w:val="24"/>
          <w:szCs w:val="20"/>
          <w:lang w:eastAsia="ru-RU"/>
        </w:rPr>
        <w:tab/>
      </w:r>
      <w:r w:rsidRPr="00AC7F98">
        <w:rPr>
          <w:rFonts w:ascii="Times New Roman" w:hAnsi="Times New Roman"/>
          <w:kern w:val="24"/>
          <w:szCs w:val="20"/>
          <w:lang w:eastAsia="ru-RU"/>
        </w:rPr>
        <w:tab/>
        <w:t>подпись</w:t>
      </w:r>
      <w:r w:rsidRPr="00AC7F98">
        <w:rPr>
          <w:rFonts w:ascii="Times New Roman" w:hAnsi="Times New Roman"/>
          <w:kern w:val="24"/>
          <w:szCs w:val="20"/>
          <w:lang w:eastAsia="ru-RU"/>
        </w:rPr>
        <w:tab/>
      </w:r>
      <w:r w:rsidRPr="00AC7F98">
        <w:rPr>
          <w:rFonts w:ascii="Times New Roman" w:hAnsi="Times New Roman"/>
          <w:kern w:val="24"/>
          <w:szCs w:val="20"/>
          <w:lang w:eastAsia="ru-RU"/>
        </w:rPr>
        <w:tab/>
      </w:r>
      <w:r w:rsidRPr="00AC7F98">
        <w:rPr>
          <w:rFonts w:ascii="Times New Roman" w:hAnsi="Times New Roman"/>
          <w:kern w:val="24"/>
          <w:szCs w:val="20"/>
          <w:lang w:eastAsia="ru-RU"/>
        </w:rPr>
        <w:tab/>
        <w:t>инициалы, фамилия</w:t>
      </w:r>
    </w:p>
    <w:p w14:paraId="2A81ECE8" w14:textId="670F2995" w:rsidR="002C6ADF" w:rsidRPr="00AC7F98" w:rsidRDefault="002C6ADF" w:rsidP="002C6ADF">
      <w:pPr>
        <w:spacing w:after="0" w:line="240" w:lineRule="auto"/>
        <w:jc w:val="both"/>
        <w:rPr>
          <w:rFonts w:ascii="Times New Roman" w:eastAsia="Times New Roman" w:hAnsi="Times New Roman"/>
          <w:bCs/>
          <w:kern w:val="24"/>
          <w:sz w:val="24"/>
          <w:szCs w:val="24"/>
          <w:lang w:eastAsia="ru-RU"/>
        </w:rPr>
      </w:pPr>
      <w:r w:rsidRPr="00AC7F98">
        <w:rPr>
          <w:rFonts w:ascii="Times New Roman" w:eastAsia="Times New Roman" w:hAnsi="Times New Roman"/>
          <w:bCs/>
          <w:kern w:val="24"/>
          <w:sz w:val="24"/>
          <w:szCs w:val="24"/>
          <w:lang w:eastAsia="ru-RU"/>
        </w:rPr>
        <w:t>Консультанты по разделам:</w:t>
      </w:r>
    </w:p>
    <w:p w14:paraId="556A437E" w14:textId="77777777" w:rsidR="002C6ADF" w:rsidRPr="00AC7F98" w:rsidRDefault="002C6ADF" w:rsidP="002C6ADF">
      <w:pPr>
        <w:spacing w:after="0" w:line="240" w:lineRule="auto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 w:rsidRPr="00AC7F98">
        <w:rPr>
          <w:rFonts w:ascii="Times New Roman" w:eastAsia="Times New Roman" w:hAnsi="Times New Roman"/>
          <w:sz w:val="24"/>
          <w:szCs w:val="24"/>
          <w:lang w:eastAsia="ru-RU"/>
        </w:rPr>
        <w:t>Аналитический раздел __________________________________</w:t>
      </w:r>
      <w:r w:rsidRPr="00AC7F98">
        <w:rPr>
          <w:rFonts w:ascii="Times New Roman" w:eastAsia="Times New Roman" w:hAnsi="Times New Roman"/>
          <w:sz w:val="24"/>
          <w:szCs w:val="24"/>
          <w:u w:val="single"/>
          <w:lang w:eastAsia="ru-RU"/>
        </w:rPr>
        <w:t xml:space="preserve">А.В. Маликов </w:t>
      </w:r>
    </w:p>
    <w:p w14:paraId="68AC0FFD" w14:textId="66C4785F" w:rsidR="002C6ADF" w:rsidRPr="00AC7F98" w:rsidRDefault="002C6ADF" w:rsidP="002C6ADF">
      <w:pPr>
        <w:spacing w:after="0" w:line="240" w:lineRule="auto"/>
        <w:jc w:val="both"/>
        <w:rPr>
          <w:rFonts w:ascii="Times New Roman" w:eastAsia="Times New Roman" w:hAnsi="Times New Roman"/>
          <w:sz w:val="24"/>
          <w:szCs w:val="24"/>
          <w:vertAlign w:val="superscript"/>
          <w:lang w:eastAsia="ru-RU"/>
        </w:rPr>
      </w:pPr>
      <w:r w:rsidRPr="00AC7F98">
        <w:rPr>
          <w:rFonts w:ascii="Times New Roman" w:eastAsia="Times New Roman" w:hAnsi="Times New Roman"/>
          <w:sz w:val="24"/>
          <w:szCs w:val="24"/>
          <w:lang w:eastAsia="ru-RU"/>
        </w:rPr>
        <w:tab/>
      </w:r>
      <w:r w:rsidRPr="00AC7F98">
        <w:rPr>
          <w:rFonts w:ascii="Times New Roman" w:eastAsia="Times New Roman" w:hAnsi="Times New Roman"/>
          <w:sz w:val="24"/>
          <w:szCs w:val="24"/>
          <w:lang w:eastAsia="ru-RU"/>
        </w:rPr>
        <w:tab/>
      </w:r>
      <w:r w:rsidRPr="00AC7F98">
        <w:rPr>
          <w:rFonts w:ascii="Times New Roman" w:eastAsia="Times New Roman" w:hAnsi="Times New Roman"/>
          <w:sz w:val="24"/>
          <w:szCs w:val="24"/>
          <w:lang w:eastAsia="ru-RU"/>
        </w:rPr>
        <w:tab/>
      </w:r>
      <w:r w:rsidRPr="00AC7F98">
        <w:rPr>
          <w:rFonts w:ascii="Times New Roman" w:eastAsia="Times New Roman" w:hAnsi="Times New Roman"/>
          <w:sz w:val="24"/>
          <w:szCs w:val="24"/>
          <w:lang w:eastAsia="ru-RU"/>
        </w:rPr>
        <w:tab/>
      </w:r>
      <w:r w:rsidRPr="00AC7F98">
        <w:rPr>
          <w:rFonts w:ascii="Times New Roman" w:eastAsia="Times New Roman" w:hAnsi="Times New Roman"/>
          <w:sz w:val="24"/>
          <w:szCs w:val="24"/>
          <w:lang w:eastAsia="ru-RU"/>
        </w:rPr>
        <w:tab/>
      </w:r>
      <w:r w:rsidRPr="00AC7F98">
        <w:rPr>
          <w:rFonts w:ascii="Times New Roman" w:eastAsia="Times New Roman" w:hAnsi="Times New Roman"/>
          <w:sz w:val="24"/>
          <w:szCs w:val="24"/>
          <w:vertAlign w:val="superscript"/>
          <w:lang w:eastAsia="ru-RU"/>
        </w:rPr>
        <w:t xml:space="preserve">подпись </w:t>
      </w:r>
      <w:r w:rsidRPr="00AC7F98">
        <w:rPr>
          <w:rFonts w:ascii="Times New Roman" w:eastAsia="Times New Roman" w:hAnsi="Times New Roman"/>
          <w:sz w:val="24"/>
          <w:szCs w:val="24"/>
          <w:vertAlign w:val="superscript"/>
          <w:lang w:eastAsia="ru-RU"/>
        </w:rPr>
        <w:tab/>
      </w:r>
      <w:r w:rsidRPr="00AC7F98">
        <w:rPr>
          <w:rFonts w:ascii="Times New Roman" w:eastAsia="Times New Roman" w:hAnsi="Times New Roman"/>
          <w:sz w:val="24"/>
          <w:szCs w:val="24"/>
          <w:vertAlign w:val="superscript"/>
          <w:lang w:eastAsia="ru-RU"/>
        </w:rPr>
        <w:tab/>
      </w:r>
      <w:r w:rsidRPr="00AC7F98">
        <w:rPr>
          <w:rFonts w:ascii="Times New Roman" w:eastAsia="Times New Roman" w:hAnsi="Times New Roman"/>
          <w:sz w:val="24"/>
          <w:szCs w:val="24"/>
          <w:vertAlign w:val="superscript"/>
          <w:lang w:eastAsia="ru-RU"/>
        </w:rPr>
        <w:tab/>
      </w:r>
      <w:r w:rsidRPr="00AC7F98">
        <w:rPr>
          <w:rFonts w:ascii="Times New Roman" w:eastAsia="Times New Roman" w:hAnsi="Times New Roman"/>
          <w:sz w:val="24"/>
          <w:szCs w:val="24"/>
          <w:vertAlign w:val="superscript"/>
          <w:lang w:eastAsia="ru-RU"/>
        </w:rPr>
        <w:tab/>
      </w:r>
      <w:r w:rsidRPr="00AC7F98">
        <w:rPr>
          <w:rFonts w:ascii="Times New Roman" w:hAnsi="Times New Roman"/>
          <w:sz w:val="24"/>
          <w:szCs w:val="24"/>
          <w:vertAlign w:val="superscript"/>
          <w:lang w:eastAsia="ru-RU"/>
        </w:rPr>
        <w:t>инициалы, фамилия</w:t>
      </w:r>
    </w:p>
    <w:p w14:paraId="2BEE473C" w14:textId="77777777" w:rsidR="002C6ADF" w:rsidRPr="00AC7F98" w:rsidRDefault="002C6ADF" w:rsidP="002C6ADF">
      <w:pPr>
        <w:spacing w:after="0" w:line="240" w:lineRule="auto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 w:rsidRPr="00AC7F98">
        <w:rPr>
          <w:rFonts w:ascii="Times New Roman" w:eastAsia="Times New Roman" w:hAnsi="Times New Roman"/>
          <w:sz w:val="24"/>
          <w:szCs w:val="24"/>
          <w:lang w:eastAsia="ru-RU"/>
        </w:rPr>
        <w:t>Проектный раздел_______________________________________</w:t>
      </w:r>
      <w:r w:rsidRPr="00AC7F98">
        <w:rPr>
          <w:rFonts w:ascii="Times New Roman" w:eastAsia="Times New Roman" w:hAnsi="Times New Roman"/>
          <w:sz w:val="24"/>
          <w:szCs w:val="24"/>
          <w:u w:val="single"/>
          <w:lang w:eastAsia="ru-RU"/>
        </w:rPr>
        <w:t xml:space="preserve"> И.В. Азаров</w:t>
      </w:r>
      <w:r w:rsidRPr="00AC7F98">
        <w:rPr>
          <w:rFonts w:ascii="Times New Roman" w:eastAsia="Times New Roman" w:hAnsi="Times New Roman"/>
          <w:sz w:val="24"/>
          <w:szCs w:val="24"/>
          <w:lang w:eastAsia="ru-RU"/>
        </w:rPr>
        <w:t xml:space="preserve"> </w:t>
      </w:r>
    </w:p>
    <w:p w14:paraId="6F2F98F8" w14:textId="77777777" w:rsidR="002C6ADF" w:rsidRPr="00AC7F98" w:rsidRDefault="002C6ADF" w:rsidP="002C6ADF">
      <w:pPr>
        <w:spacing w:after="0" w:line="240" w:lineRule="auto"/>
        <w:ind w:left="2832" w:firstLine="708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 w:rsidRPr="00AC7F98">
        <w:rPr>
          <w:rFonts w:ascii="Times New Roman" w:eastAsia="Times New Roman" w:hAnsi="Times New Roman"/>
          <w:sz w:val="24"/>
          <w:szCs w:val="24"/>
          <w:vertAlign w:val="superscript"/>
          <w:lang w:eastAsia="ru-RU"/>
        </w:rPr>
        <w:t>подпись</w:t>
      </w:r>
      <w:r w:rsidRPr="00AC7F98">
        <w:rPr>
          <w:rFonts w:ascii="Times New Roman" w:eastAsia="Times New Roman" w:hAnsi="Times New Roman"/>
          <w:sz w:val="24"/>
          <w:szCs w:val="24"/>
          <w:vertAlign w:val="superscript"/>
          <w:lang w:eastAsia="ru-RU"/>
        </w:rPr>
        <w:tab/>
      </w:r>
      <w:r w:rsidRPr="00AC7F98">
        <w:rPr>
          <w:rFonts w:ascii="Times New Roman" w:eastAsia="Times New Roman" w:hAnsi="Times New Roman"/>
          <w:sz w:val="24"/>
          <w:szCs w:val="24"/>
          <w:vertAlign w:val="superscript"/>
          <w:lang w:eastAsia="ru-RU"/>
        </w:rPr>
        <w:tab/>
      </w:r>
      <w:r w:rsidRPr="00AC7F98">
        <w:rPr>
          <w:rFonts w:ascii="Times New Roman" w:eastAsia="Times New Roman" w:hAnsi="Times New Roman"/>
          <w:sz w:val="24"/>
          <w:szCs w:val="24"/>
          <w:vertAlign w:val="superscript"/>
          <w:lang w:eastAsia="ru-RU"/>
        </w:rPr>
        <w:tab/>
        <w:t xml:space="preserve"> </w:t>
      </w:r>
      <w:r w:rsidRPr="00AC7F98">
        <w:rPr>
          <w:rFonts w:ascii="Times New Roman" w:hAnsi="Times New Roman"/>
          <w:sz w:val="24"/>
          <w:szCs w:val="24"/>
          <w:vertAlign w:val="superscript"/>
          <w:lang w:eastAsia="ru-RU"/>
        </w:rPr>
        <w:t xml:space="preserve">             инициалы, фамилия</w:t>
      </w:r>
    </w:p>
    <w:p w14:paraId="100C4993" w14:textId="77777777" w:rsidR="002C6ADF" w:rsidRPr="00AC7F98" w:rsidRDefault="002C6ADF" w:rsidP="002C6ADF">
      <w:pPr>
        <w:spacing w:after="0" w:line="240" w:lineRule="auto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 w:rsidRPr="00AC7F98">
        <w:rPr>
          <w:rFonts w:ascii="Times New Roman" w:eastAsia="Times New Roman" w:hAnsi="Times New Roman"/>
          <w:sz w:val="24"/>
          <w:szCs w:val="24"/>
          <w:lang w:eastAsia="ru-RU"/>
        </w:rPr>
        <w:t xml:space="preserve">Экономический </w:t>
      </w:r>
      <w:proofErr w:type="spellStart"/>
      <w:r w:rsidRPr="00AC7F98">
        <w:rPr>
          <w:rFonts w:ascii="Times New Roman" w:eastAsia="Times New Roman" w:hAnsi="Times New Roman"/>
          <w:sz w:val="24"/>
          <w:szCs w:val="24"/>
          <w:lang w:eastAsia="ru-RU"/>
        </w:rPr>
        <w:t>раздел_________________________________</w:t>
      </w:r>
      <w:r w:rsidRPr="00AC7F98">
        <w:rPr>
          <w:rFonts w:ascii="Times New Roman" w:eastAsia="Times New Roman" w:hAnsi="Times New Roman"/>
          <w:sz w:val="24"/>
          <w:szCs w:val="24"/>
          <w:u w:val="single"/>
          <w:lang w:eastAsia="ru-RU"/>
        </w:rPr>
        <w:t>О.Г</w:t>
      </w:r>
      <w:proofErr w:type="spellEnd"/>
      <w:r w:rsidRPr="00AC7F98">
        <w:rPr>
          <w:rFonts w:ascii="Times New Roman" w:eastAsia="Times New Roman" w:hAnsi="Times New Roman"/>
          <w:sz w:val="24"/>
          <w:szCs w:val="24"/>
          <w:u w:val="single"/>
          <w:lang w:eastAsia="ru-RU"/>
        </w:rPr>
        <w:t xml:space="preserve">. </w:t>
      </w:r>
      <w:proofErr w:type="spellStart"/>
      <w:r w:rsidRPr="00AC7F98">
        <w:rPr>
          <w:rFonts w:ascii="Times New Roman" w:eastAsia="Times New Roman" w:hAnsi="Times New Roman"/>
          <w:sz w:val="24"/>
          <w:szCs w:val="24"/>
          <w:u w:val="single"/>
          <w:lang w:eastAsia="ru-RU"/>
        </w:rPr>
        <w:t>Орлинская</w:t>
      </w:r>
      <w:proofErr w:type="spellEnd"/>
      <w:r w:rsidRPr="00AC7F98">
        <w:rPr>
          <w:rFonts w:ascii="Times New Roman" w:eastAsia="Times New Roman" w:hAnsi="Times New Roman"/>
          <w:sz w:val="24"/>
          <w:szCs w:val="24"/>
          <w:u w:val="single"/>
          <w:lang w:eastAsia="ru-RU"/>
        </w:rPr>
        <w:t xml:space="preserve"> </w:t>
      </w:r>
    </w:p>
    <w:p w14:paraId="426F3A09" w14:textId="77777777" w:rsidR="002C6ADF" w:rsidRPr="00AC7F98" w:rsidRDefault="002C6ADF" w:rsidP="002C6ADF">
      <w:pPr>
        <w:spacing w:after="0" w:line="240" w:lineRule="auto"/>
        <w:ind w:left="2832" w:firstLine="708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 w:rsidRPr="00AC7F98">
        <w:rPr>
          <w:rFonts w:ascii="Times New Roman" w:eastAsia="Times New Roman" w:hAnsi="Times New Roman"/>
          <w:sz w:val="24"/>
          <w:szCs w:val="24"/>
          <w:vertAlign w:val="superscript"/>
          <w:lang w:eastAsia="ru-RU"/>
        </w:rPr>
        <w:t>подпись</w:t>
      </w:r>
      <w:r w:rsidRPr="00AC7F98">
        <w:rPr>
          <w:rFonts w:ascii="Times New Roman" w:eastAsia="Times New Roman" w:hAnsi="Times New Roman"/>
          <w:sz w:val="24"/>
          <w:szCs w:val="24"/>
          <w:vertAlign w:val="superscript"/>
          <w:lang w:eastAsia="ru-RU"/>
        </w:rPr>
        <w:tab/>
      </w:r>
      <w:r w:rsidRPr="00AC7F98">
        <w:rPr>
          <w:rFonts w:ascii="Times New Roman" w:eastAsia="Times New Roman" w:hAnsi="Times New Roman"/>
          <w:sz w:val="24"/>
          <w:szCs w:val="24"/>
          <w:vertAlign w:val="superscript"/>
          <w:lang w:eastAsia="ru-RU"/>
        </w:rPr>
        <w:tab/>
      </w:r>
      <w:r w:rsidRPr="00AC7F98">
        <w:rPr>
          <w:rFonts w:ascii="Times New Roman" w:eastAsia="Times New Roman" w:hAnsi="Times New Roman"/>
          <w:sz w:val="24"/>
          <w:szCs w:val="24"/>
          <w:vertAlign w:val="superscript"/>
          <w:lang w:eastAsia="ru-RU"/>
        </w:rPr>
        <w:tab/>
      </w:r>
      <w:r w:rsidRPr="00AC7F98">
        <w:rPr>
          <w:rFonts w:ascii="Times New Roman" w:eastAsia="Times New Roman" w:hAnsi="Times New Roman"/>
          <w:sz w:val="24"/>
          <w:szCs w:val="24"/>
          <w:vertAlign w:val="superscript"/>
          <w:lang w:eastAsia="ru-RU"/>
        </w:rPr>
        <w:tab/>
      </w:r>
      <w:r w:rsidRPr="00AC7F98">
        <w:rPr>
          <w:rFonts w:ascii="Times New Roman" w:hAnsi="Times New Roman"/>
          <w:sz w:val="24"/>
          <w:szCs w:val="24"/>
          <w:vertAlign w:val="superscript"/>
          <w:lang w:eastAsia="ru-RU"/>
        </w:rPr>
        <w:t>инициалы, фамилия</w:t>
      </w:r>
    </w:p>
    <w:p w14:paraId="4012367F" w14:textId="7E785A97" w:rsidR="002C6ADF" w:rsidRPr="00AC7F98" w:rsidRDefault="002C6ADF" w:rsidP="002C6ADF">
      <w:pPr>
        <w:spacing w:after="0" w:line="240" w:lineRule="auto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 w:rsidRPr="00AC7F98">
        <w:rPr>
          <w:rFonts w:ascii="Times New Roman" w:eastAsia="Times New Roman" w:hAnsi="Times New Roman"/>
          <w:sz w:val="24"/>
          <w:szCs w:val="24"/>
          <w:lang w:eastAsia="ru-RU"/>
        </w:rPr>
        <w:t>Безопасность и экологичность проекта ________________________</w:t>
      </w:r>
      <w:r w:rsidRPr="00AC7F98">
        <w:rPr>
          <w:rFonts w:ascii="Times New Roman" w:hAnsi="Times New Roman"/>
          <w:sz w:val="24"/>
          <w:szCs w:val="24"/>
          <w:u w:val="single"/>
          <w:lang w:eastAsia="ru-RU"/>
        </w:rPr>
        <w:t>С.Р. Амироков</w:t>
      </w:r>
    </w:p>
    <w:p w14:paraId="15C18E11" w14:textId="77777777" w:rsidR="002C6ADF" w:rsidRPr="00AC7F98" w:rsidRDefault="002C6ADF" w:rsidP="002C6ADF">
      <w:pPr>
        <w:spacing w:after="0" w:line="240" w:lineRule="auto"/>
        <w:ind w:left="3540" w:firstLine="708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 w:rsidRPr="00AC7F98">
        <w:rPr>
          <w:rFonts w:ascii="Times New Roman" w:eastAsia="Times New Roman" w:hAnsi="Times New Roman"/>
          <w:sz w:val="24"/>
          <w:szCs w:val="24"/>
          <w:vertAlign w:val="superscript"/>
          <w:lang w:eastAsia="ru-RU"/>
        </w:rPr>
        <w:t>подпись</w:t>
      </w:r>
      <w:r w:rsidRPr="00AC7F98">
        <w:rPr>
          <w:rFonts w:ascii="Times New Roman" w:hAnsi="Times New Roman"/>
          <w:sz w:val="24"/>
          <w:szCs w:val="24"/>
          <w:vertAlign w:val="superscript"/>
          <w:lang w:eastAsia="ru-RU"/>
        </w:rPr>
        <w:t xml:space="preserve"> </w:t>
      </w:r>
      <w:r w:rsidRPr="00AC7F98">
        <w:rPr>
          <w:rFonts w:ascii="Times New Roman" w:hAnsi="Times New Roman"/>
          <w:sz w:val="24"/>
          <w:szCs w:val="24"/>
          <w:vertAlign w:val="superscript"/>
          <w:lang w:eastAsia="ru-RU"/>
        </w:rPr>
        <w:tab/>
      </w:r>
      <w:r w:rsidRPr="00AC7F98">
        <w:rPr>
          <w:rFonts w:ascii="Times New Roman" w:hAnsi="Times New Roman"/>
          <w:sz w:val="24"/>
          <w:szCs w:val="24"/>
          <w:vertAlign w:val="superscript"/>
          <w:lang w:eastAsia="ru-RU"/>
        </w:rPr>
        <w:tab/>
      </w:r>
      <w:r w:rsidRPr="00AC7F98">
        <w:rPr>
          <w:rFonts w:ascii="Times New Roman" w:hAnsi="Times New Roman"/>
          <w:sz w:val="24"/>
          <w:szCs w:val="24"/>
          <w:vertAlign w:val="superscript"/>
          <w:lang w:eastAsia="ru-RU"/>
        </w:rPr>
        <w:tab/>
      </w:r>
      <w:r w:rsidRPr="00AC7F98">
        <w:rPr>
          <w:rFonts w:ascii="Times New Roman" w:hAnsi="Times New Roman"/>
          <w:sz w:val="24"/>
          <w:szCs w:val="24"/>
          <w:vertAlign w:val="superscript"/>
          <w:lang w:eastAsia="ru-RU"/>
        </w:rPr>
        <w:tab/>
        <w:t>инициалы, фамилия</w:t>
      </w:r>
    </w:p>
    <w:p w14:paraId="3D73D32E" w14:textId="0C1CA30B" w:rsidR="002C6ADF" w:rsidRPr="00AC7F98" w:rsidRDefault="002C6ADF" w:rsidP="002C6ADF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  <w:u w:val="single"/>
          <w:lang w:eastAsia="ru-RU"/>
        </w:rPr>
      </w:pPr>
      <w:proofErr w:type="spellStart"/>
      <w:r w:rsidRPr="00AC7F98">
        <w:rPr>
          <w:rFonts w:ascii="Times New Roman" w:hAnsi="Times New Roman"/>
          <w:sz w:val="24"/>
          <w:szCs w:val="24"/>
          <w:lang w:eastAsia="ru-RU"/>
        </w:rPr>
        <w:t>Нормоконтролер</w:t>
      </w:r>
      <w:proofErr w:type="spellEnd"/>
      <w:r w:rsidRPr="00AC7F98">
        <w:rPr>
          <w:rFonts w:ascii="Times New Roman" w:hAnsi="Times New Roman"/>
          <w:sz w:val="24"/>
          <w:szCs w:val="24"/>
          <w:lang w:eastAsia="ru-RU"/>
        </w:rPr>
        <w:t xml:space="preserve"> _________________________________________</w:t>
      </w:r>
      <w:r w:rsidRPr="00AC7F98">
        <w:rPr>
          <w:rFonts w:ascii="Times New Roman" w:hAnsi="Times New Roman"/>
          <w:sz w:val="24"/>
          <w:szCs w:val="24"/>
          <w:u w:val="single"/>
          <w:lang w:eastAsia="ru-RU"/>
        </w:rPr>
        <w:t xml:space="preserve">А.Ю. Орлова </w:t>
      </w:r>
    </w:p>
    <w:p w14:paraId="7FD0D074" w14:textId="532507E5" w:rsidR="002C6ADF" w:rsidRPr="00AC7F98" w:rsidRDefault="002C6ADF" w:rsidP="002C6ADF">
      <w:pPr>
        <w:spacing w:after="0" w:line="240" w:lineRule="auto"/>
        <w:ind w:left="3540" w:firstLine="708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 w:rsidRPr="00AC7F98">
        <w:rPr>
          <w:rFonts w:ascii="Times New Roman" w:eastAsia="Times New Roman" w:hAnsi="Times New Roman"/>
          <w:sz w:val="24"/>
          <w:szCs w:val="24"/>
          <w:vertAlign w:val="superscript"/>
          <w:lang w:eastAsia="ru-RU"/>
        </w:rPr>
        <w:t>подпись</w:t>
      </w:r>
      <w:r w:rsidRPr="00AC7F98">
        <w:rPr>
          <w:rFonts w:ascii="Times New Roman" w:hAnsi="Times New Roman"/>
          <w:sz w:val="24"/>
          <w:szCs w:val="24"/>
          <w:vertAlign w:val="superscript"/>
          <w:lang w:eastAsia="ru-RU"/>
        </w:rPr>
        <w:t xml:space="preserve"> </w:t>
      </w:r>
      <w:r w:rsidRPr="00AC7F98">
        <w:rPr>
          <w:rFonts w:ascii="Times New Roman" w:hAnsi="Times New Roman"/>
          <w:sz w:val="24"/>
          <w:szCs w:val="24"/>
          <w:vertAlign w:val="superscript"/>
          <w:lang w:eastAsia="ru-RU"/>
        </w:rPr>
        <w:tab/>
      </w:r>
      <w:r w:rsidRPr="00AC7F98">
        <w:rPr>
          <w:rFonts w:ascii="Times New Roman" w:hAnsi="Times New Roman"/>
          <w:sz w:val="24"/>
          <w:szCs w:val="24"/>
          <w:vertAlign w:val="superscript"/>
          <w:lang w:eastAsia="ru-RU"/>
        </w:rPr>
        <w:tab/>
      </w:r>
      <w:r w:rsidRPr="00AC7F98">
        <w:rPr>
          <w:rFonts w:ascii="Times New Roman" w:hAnsi="Times New Roman"/>
          <w:sz w:val="24"/>
          <w:szCs w:val="24"/>
          <w:vertAlign w:val="superscript"/>
          <w:lang w:eastAsia="ru-RU"/>
        </w:rPr>
        <w:tab/>
      </w:r>
      <w:r w:rsidRPr="00AC7F98">
        <w:rPr>
          <w:rFonts w:ascii="Times New Roman" w:hAnsi="Times New Roman"/>
          <w:sz w:val="24"/>
          <w:szCs w:val="24"/>
          <w:vertAlign w:val="superscript"/>
          <w:lang w:eastAsia="ru-RU"/>
        </w:rPr>
        <w:tab/>
        <w:t>инициалы, фамилия</w:t>
      </w:r>
    </w:p>
    <w:p w14:paraId="6ABF5E8F" w14:textId="1BD2C4B3" w:rsidR="008A79D1" w:rsidRPr="00AC7F98" w:rsidRDefault="008A79D1" w:rsidP="008A79D1">
      <w:pPr>
        <w:tabs>
          <w:tab w:val="left" w:pos="993"/>
        </w:tabs>
        <w:spacing w:after="0" w:line="240" w:lineRule="auto"/>
        <w:rPr>
          <w:rFonts w:ascii="Times New Roman" w:hAnsi="Times New Roman"/>
          <w:kern w:val="24"/>
          <w:sz w:val="24"/>
          <w:szCs w:val="20"/>
          <w:lang w:eastAsia="ru-RU"/>
        </w:rPr>
      </w:pPr>
      <w:r w:rsidRPr="00AC7F98">
        <w:rPr>
          <w:rFonts w:ascii="Times New Roman" w:hAnsi="Times New Roman"/>
          <w:kern w:val="24"/>
          <w:sz w:val="24"/>
          <w:szCs w:val="20"/>
          <w:lang w:eastAsia="ru-RU"/>
        </w:rPr>
        <w:t>Задание принял к исполнению "____"____________________20__г.________________________________</w:t>
      </w:r>
    </w:p>
    <w:p w14:paraId="4A9B726F" w14:textId="77777777" w:rsidR="008A79D1" w:rsidRPr="00AC7F98" w:rsidRDefault="008A79D1" w:rsidP="008A79D1">
      <w:pPr>
        <w:tabs>
          <w:tab w:val="left" w:pos="993"/>
        </w:tabs>
        <w:spacing w:after="0" w:line="240" w:lineRule="auto"/>
        <w:ind w:firstLine="5245"/>
        <w:rPr>
          <w:rFonts w:ascii="Times New Roman" w:hAnsi="Times New Roman"/>
          <w:kern w:val="24"/>
          <w:sz w:val="20"/>
          <w:szCs w:val="20"/>
          <w:lang w:eastAsia="ru-RU"/>
        </w:rPr>
      </w:pPr>
      <w:r w:rsidRPr="00AC7F98">
        <w:rPr>
          <w:rFonts w:ascii="Times New Roman" w:hAnsi="Times New Roman"/>
          <w:kern w:val="24"/>
          <w:sz w:val="20"/>
          <w:szCs w:val="20"/>
          <w:lang w:eastAsia="ru-RU"/>
        </w:rPr>
        <w:tab/>
        <w:t>подпись</w:t>
      </w:r>
    </w:p>
    <w:p w14:paraId="4A2AC20E" w14:textId="47455C5A" w:rsidR="008A79D1" w:rsidRDefault="008A79D1" w:rsidP="00B636F6">
      <w:pPr>
        <w:rPr>
          <w:rFonts w:ascii="Times New Roman" w:hAnsi="Times New Roman"/>
        </w:rPr>
      </w:pPr>
    </w:p>
    <w:p w14:paraId="4AF4CE86" w14:textId="77777777" w:rsidR="009820B9" w:rsidRPr="00AC7F98" w:rsidRDefault="009820B9" w:rsidP="00B636F6">
      <w:pPr>
        <w:rPr>
          <w:rFonts w:ascii="Times New Roman" w:hAnsi="Times New Roman"/>
        </w:rPr>
      </w:pPr>
    </w:p>
    <w:p w14:paraId="5691DC06" w14:textId="77777777" w:rsidR="00B0629F" w:rsidRPr="00AC7F98" w:rsidRDefault="00B0629F" w:rsidP="00B0629F">
      <w:pPr>
        <w:spacing w:after="0" w:line="240" w:lineRule="auto"/>
        <w:jc w:val="center"/>
        <w:rPr>
          <w:rFonts w:ascii="Times New Roman" w:eastAsia="Times New Roman" w:hAnsi="Times New Roman"/>
          <w:b/>
          <w:kern w:val="24"/>
          <w:sz w:val="24"/>
          <w:szCs w:val="24"/>
          <w:lang w:eastAsia="ru-RU"/>
        </w:rPr>
      </w:pPr>
      <w:r w:rsidRPr="00AC7F98">
        <w:rPr>
          <w:rFonts w:ascii="Times New Roman" w:eastAsia="Times New Roman" w:hAnsi="Times New Roman"/>
          <w:b/>
          <w:kern w:val="24"/>
          <w:sz w:val="24"/>
          <w:szCs w:val="24"/>
          <w:lang w:eastAsia="ru-RU"/>
        </w:rPr>
        <w:t>Министерство науки и высшего образования Российской Федерации</w:t>
      </w:r>
    </w:p>
    <w:p w14:paraId="34B2BAEE" w14:textId="77777777" w:rsidR="00B0629F" w:rsidRPr="00AC7F98" w:rsidRDefault="00B0629F" w:rsidP="00B0629F">
      <w:pPr>
        <w:spacing w:after="0" w:line="240" w:lineRule="auto"/>
        <w:jc w:val="center"/>
        <w:rPr>
          <w:rFonts w:ascii="Times New Roman" w:eastAsia="Times New Roman" w:hAnsi="Times New Roman"/>
          <w:b/>
          <w:kern w:val="24"/>
          <w:sz w:val="24"/>
          <w:szCs w:val="24"/>
          <w:lang w:eastAsia="ru-RU"/>
        </w:rPr>
      </w:pPr>
      <w:r w:rsidRPr="00AC7F98">
        <w:rPr>
          <w:rFonts w:ascii="Times New Roman" w:eastAsia="Times New Roman" w:hAnsi="Times New Roman"/>
          <w:b/>
          <w:kern w:val="24"/>
          <w:sz w:val="24"/>
          <w:szCs w:val="24"/>
          <w:lang w:eastAsia="ru-RU"/>
        </w:rPr>
        <w:t>Федеральное государственное автономное образовательное учреждение</w:t>
      </w:r>
    </w:p>
    <w:p w14:paraId="47BA13C1" w14:textId="77777777" w:rsidR="00B0629F" w:rsidRPr="00AC7F98" w:rsidRDefault="00B0629F" w:rsidP="00B0629F">
      <w:pPr>
        <w:spacing w:after="0" w:line="240" w:lineRule="auto"/>
        <w:jc w:val="center"/>
        <w:rPr>
          <w:rFonts w:ascii="Times New Roman" w:eastAsia="Times New Roman" w:hAnsi="Times New Roman"/>
          <w:b/>
          <w:kern w:val="24"/>
          <w:sz w:val="24"/>
          <w:szCs w:val="24"/>
          <w:lang w:eastAsia="ru-RU"/>
        </w:rPr>
      </w:pPr>
      <w:r w:rsidRPr="00AC7F98">
        <w:rPr>
          <w:rFonts w:ascii="Times New Roman" w:eastAsia="Times New Roman" w:hAnsi="Times New Roman"/>
          <w:b/>
          <w:kern w:val="24"/>
          <w:sz w:val="24"/>
          <w:szCs w:val="24"/>
          <w:lang w:eastAsia="ru-RU"/>
        </w:rPr>
        <w:t>высшего образования</w:t>
      </w:r>
    </w:p>
    <w:p w14:paraId="48949E0B" w14:textId="77777777" w:rsidR="00B0629F" w:rsidRPr="00AC7F98" w:rsidRDefault="00B0629F" w:rsidP="00B0629F">
      <w:pPr>
        <w:tabs>
          <w:tab w:val="left" w:pos="993"/>
        </w:tabs>
        <w:spacing w:after="0" w:line="240" w:lineRule="auto"/>
        <w:jc w:val="center"/>
        <w:rPr>
          <w:rFonts w:ascii="Times New Roman" w:eastAsia="Times New Roman" w:hAnsi="Times New Roman"/>
          <w:sz w:val="24"/>
          <w:szCs w:val="24"/>
          <w:lang w:eastAsia="ru-RU"/>
        </w:rPr>
      </w:pPr>
      <w:r w:rsidRPr="00AC7F98">
        <w:rPr>
          <w:rFonts w:ascii="Times New Roman" w:eastAsia="Times New Roman" w:hAnsi="Times New Roman"/>
          <w:b/>
          <w:kern w:val="24"/>
          <w:sz w:val="24"/>
          <w:szCs w:val="24"/>
          <w:lang w:eastAsia="ru-RU"/>
        </w:rPr>
        <w:t>«СЕВЕРО-КАВКАЗСКИЙ ФЕДЕРАЛЬНЫЙ УНИВЕРСИТЕТ»</w:t>
      </w:r>
    </w:p>
    <w:p w14:paraId="087FD80D" w14:textId="29D7FFB6" w:rsidR="00B0629F" w:rsidRPr="00AC7F98" w:rsidRDefault="00B0629F" w:rsidP="00B0629F">
      <w:pPr>
        <w:spacing w:before="240" w:after="0" w:line="240" w:lineRule="auto"/>
        <w:rPr>
          <w:rFonts w:ascii="Times New Roman" w:eastAsia="Times New Roman" w:hAnsi="Times New Roman"/>
          <w:sz w:val="24"/>
          <w:szCs w:val="24"/>
          <w:lang w:eastAsia="ru-RU"/>
        </w:rPr>
      </w:pPr>
      <w:r w:rsidRPr="00AC7F98">
        <w:rPr>
          <w:rFonts w:ascii="Times New Roman" w:eastAsia="Times New Roman" w:hAnsi="Times New Roman"/>
          <w:sz w:val="24"/>
          <w:szCs w:val="24"/>
          <w:lang w:eastAsia="ru-RU"/>
        </w:rPr>
        <w:t>Институт</w:t>
      </w:r>
      <w:r w:rsidRPr="00AC7F98">
        <w:rPr>
          <w:rFonts w:ascii="Times New Roman" w:eastAsia="Times New Roman" w:hAnsi="Times New Roman"/>
          <w:color w:val="000000" w:themeColor="text1"/>
          <w:sz w:val="24"/>
          <w:szCs w:val="24"/>
          <w:u w:val="single"/>
        </w:rPr>
        <w:t xml:space="preserve"> цифрового развития</w:t>
      </w:r>
    </w:p>
    <w:p w14:paraId="2B902C36" w14:textId="073ED76F" w:rsidR="00B0629F" w:rsidRPr="00AC7F98" w:rsidRDefault="00B0629F" w:rsidP="00B0629F">
      <w:pPr>
        <w:spacing w:after="0" w:line="240" w:lineRule="auto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 w:rsidRPr="00AC7F98">
        <w:rPr>
          <w:rFonts w:ascii="Times New Roman" w:eastAsia="Times New Roman" w:hAnsi="Times New Roman"/>
          <w:sz w:val="24"/>
          <w:szCs w:val="24"/>
          <w:lang w:eastAsia="ru-RU"/>
        </w:rPr>
        <w:t>Кафедра</w:t>
      </w:r>
      <w:r w:rsidRPr="00AC7F98">
        <w:rPr>
          <w:rFonts w:ascii="Times New Roman" w:eastAsia="Times New Roman" w:hAnsi="Times New Roman"/>
          <w:color w:val="000000" w:themeColor="text1"/>
          <w:sz w:val="24"/>
          <w:szCs w:val="24"/>
          <w:u w:val="single"/>
        </w:rPr>
        <w:t xml:space="preserve"> прикладной информатики</w:t>
      </w:r>
    </w:p>
    <w:p w14:paraId="54FCE404" w14:textId="456AD072" w:rsidR="00B0629F" w:rsidRPr="00AC7F98" w:rsidRDefault="00B0629F" w:rsidP="00B0629F">
      <w:pPr>
        <w:spacing w:after="0" w:line="240" w:lineRule="auto"/>
        <w:rPr>
          <w:rFonts w:ascii="Times New Roman" w:eastAsia="Times New Roman" w:hAnsi="Times New Roman"/>
          <w:color w:val="000000" w:themeColor="text1"/>
          <w:sz w:val="24"/>
          <w:szCs w:val="24"/>
        </w:rPr>
      </w:pPr>
      <w:r w:rsidRPr="00AC7F98">
        <w:rPr>
          <w:rFonts w:ascii="Times New Roman" w:eastAsia="Times New Roman" w:hAnsi="Times New Roman"/>
          <w:sz w:val="24"/>
          <w:szCs w:val="24"/>
          <w:lang w:eastAsia="ru-RU"/>
        </w:rPr>
        <w:t xml:space="preserve">Направление подготовки </w:t>
      </w:r>
      <w:r w:rsidRPr="00AC7F98">
        <w:rPr>
          <w:rFonts w:ascii="Times New Roman" w:eastAsia="Times New Roman" w:hAnsi="Times New Roman"/>
          <w:color w:val="000000" w:themeColor="text1"/>
          <w:sz w:val="24"/>
          <w:szCs w:val="24"/>
          <w:u w:val="single"/>
        </w:rPr>
        <w:t>09.03.03 Прикладная информатика</w:t>
      </w:r>
    </w:p>
    <w:p w14:paraId="04C4437A" w14:textId="29BB2DC0" w:rsidR="00B0629F" w:rsidRPr="00AC7F98" w:rsidRDefault="00B0629F" w:rsidP="00B0629F">
      <w:pPr>
        <w:spacing w:after="0" w:line="240" w:lineRule="auto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 w:rsidRPr="00AC7F98">
        <w:rPr>
          <w:rFonts w:ascii="Times New Roman" w:eastAsia="Times New Roman" w:hAnsi="Times New Roman"/>
          <w:sz w:val="24"/>
          <w:szCs w:val="24"/>
          <w:lang w:eastAsia="ru-RU"/>
        </w:rPr>
        <w:t>Направленность (профиль)</w:t>
      </w:r>
      <w:r w:rsidRPr="00AC7F98"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</w:t>
      </w:r>
      <w:r w:rsidR="00274A31">
        <w:rPr>
          <w:rFonts w:ascii="Times New Roman" w:eastAsia="Times New Roman" w:hAnsi="Times New Roman"/>
          <w:color w:val="000000" w:themeColor="text1"/>
          <w:sz w:val="24"/>
          <w:szCs w:val="24"/>
        </w:rPr>
        <w:t>«</w:t>
      </w:r>
      <w:r w:rsidRPr="00AC7F98">
        <w:rPr>
          <w:rFonts w:ascii="Times New Roman" w:eastAsia="Times New Roman" w:hAnsi="Times New Roman"/>
          <w:color w:val="000000" w:themeColor="text1"/>
          <w:sz w:val="24"/>
          <w:szCs w:val="24"/>
          <w:u w:val="single"/>
        </w:rPr>
        <w:t>Прикладная информатика в экономике</w:t>
      </w:r>
      <w:r w:rsidR="00274A31">
        <w:rPr>
          <w:rFonts w:ascii="Times New Roman" w:eastAsia="Times New Roman" w:hAnsi="Times New Roman"/>
          <w:color w:val="000000" w:themeColor="text1"/>
          <w:sz w:val="24"/>
          <w:szCs w:val="24"/>
          <w:u w:val="single"/>
        </w:rPr>
        <w:t>»</w:t>
      </w:r>
    </w:p>
    <w:p w14:paraId="785D4083" w14:textId="77777777" w:rsidR="00B0629F" w:rsidRPr="00AC7F98" w:rsidRDefault="00B0629F" w:rsidP="00B0629F">
      <w:pPr>
        <w:spacing w:after="0" w:line="240" w:lineRule="auto"/>
        <w:rPr>
          <w:rFonts w:ascii="Times New Roman" w:eastAsia="Times New Roman" w:hAnsi="Times New Roman"/>
          <w:sz w:val="24"/>
          <w:szCs w:val="24"/>
          <w:lang w:eastAsia="ru-RU"/>
        </w:rPr>
      </w:pPr>
    </w:p>
    <w:p w14:paraId="2C80CD57" w14:textId="77777777" w:rsidR="00B0629F" w:rsidRPr="00AC7F98" w:rsidRDefault="00B0629F" w:rsidP="00B0629F">
      <w:pPr>
        <w:spacing w:after="0" w:line="240" w:lineRule="auto"/>
        <w:jc w:val="center"/>
        <w:rPr>
          <w:rFonts w:ascii="Times New Roman" w:eastAsia="Times New Roman" w:hAnsi="Times New Roman"/>
          <w:b/>
          <w:sz w:val="24"/>
          <w:szCs w:val="24"/>
          <w:lang w:eastAsia="ru-RU"/>
        </w:rPr>
      </w:pPr>
      <w:r w:rsidRPr="00AC7F98">
        <w:rPr>
          <w:rFonts w:ascii="Times New Roman" w:eastAsia="Times New Roman" w:hAnsi="Times New Roman"/>
          <w:b/>
          <w:caps/>
          <w:sz w:val="24"/>
          <w:szCs w:val="24"/>
          <w:lang w:eastAsia="ru-RU"/>
        </w:rPr>
        <w:t>Календарный план</w:t>
      </w:r>
    </w:p>
    <w:p w14:paraId="421C87DA" w14:textId="23E55620" w:rsidR="00B0629F" w:rsidRPr="00AC7F98" w:rsidRDefault="00B0629F" w:rsidP="00B0629F">
      <w:pPr>
        <w:spacing w:after="0" w:line="240" w:lineRule="auto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 w:rsidRPr="00AC7F98">
        <w:rPr>
          <w:rFonts w:ascii="Times New Roman" w:eastAsia="Times New Roman" w:hAnsi="Times New Roman"/>
          <w:sz w:val="24"/>
          <w:szCs w:val="24"/>
          <w:lang w:eastAsia="ru-RU"/>
        </w:rPr>
        <w:t xml:space="preserve">Фамилия, имя, отчество (полностью) </w:t>
      </w:r>
      <w:r w:rsidRPr="00AC7F98">
        <w:rPr>
          <w:rFonts w:ascii="Times New Roman" w:eastAsia="Times New Roman" w:hAnsi="Times New Roman"/>
          <w:sz w:val="24"/>
          <w:szCs w:val="24"/>
          <w:u w:val="single"/>
          <w:lang w:eastAsia="ru-RU"/>
        </w:rPr>
        <w:t>Гандаев Никамагомед Исагаджиевич</w:t>
      </w:r>
    </w:p>
    <w:p w14:paraId="0B8D0C5B" w14:textId="77777777" w:rsidR="00B0629F" w:rsidRPr="00AC7F98" w:rsidRDefault="00B0629F" w:rsidP="00B0629F">
      <w:pPr>
        <w:spacing w:after="0" w:line="240" w:lineRule="auto"/>
        <w:jc w:val="both"/>
        <w:rPr>
          <w:rFonts w:ascii="Times New Roman" w:hAnsi="Times New Roman"/>
          <w:kern w:val="24"/>
          <w:sz w:val="24"/>
          <w:szCs w:val="20"/>
          <w:lang w:eastAsia="ru-RU"/>
        </w:rPr>
      </w:pPr>
      <w:r w:rsidRPr="00AC7F98">
        <w:rPr>
          <w:rFonts w:ascii="Times New Roman" w:eastAsia="Times New Roman" w:hAnsi="Times New Roman"/>
          <w:sz w:val="24"/>
          <w:szCs w:val="24"/>
          <w:lang w:eastAsia="ru-RU"/>
        </w:rPr>
        <w:t xml:space="preserve">Тема ВКР </w:t>
      </w:r>
      <w:r w:rsidRPr="00AC7F98">
        <w:rPr>
          <w:rFonts w:ascii="Times New Roman" w:hAnsi="Times New Roman"/>
          <w:color w:val="000000"/>
          <w:sz w:val="24"/>
          <w:szCs w:val="24"/>
          <w:u w:val="single"/>
        </w:rPr>
        <w:t>Разработка информационной подсистемы для контроля поручений сотрудников организации на примере ФГАОУ ВО «Северо-Кавказский федеральный университет», г. Ставрополь</w:t>
      </w:r>
      <w:r w:rsidRPr="00AC7F98">
        <w:rPr>
          <w:rFonts w:ascii="Times New Roman" w:hAnsi="Times New Roman"/>
          <w:kern w:val="24"/>
          <w:sz w:val="24"/>
          <w:szCs w:val="20"/>
          <w:lang w:eastAsia="ru-RU"/>
        </w:rPr>
        <w:t xml:space="preserve"> </w:t>
      </w:r>
      <w:r w:rsidRPr="00AC7F98">
        <w:rPr>
          <w:rFonts w:ascii="Times New Roman" w:hAnsi="Times New Roman"/>
          <w:kern w:val="24"/>
          <w:sz w:val="24"/>
          <w:szCs w:val="20"/>
          <w:lang w:eastAsia="ru-RU"/>
        </w:rPr>
        <w:tab/>
      </w:r>
      <w:r w:rsidRPr="00AC7F98">
        <w:rPr>
          <w:rFonts w:ascii="Times New Roman" w:hAnsi="Times New Roman"/>
          <w:kern w:val="24"/>
          <w:sz w:val="24"/>
          <w:szCs w:val="20"/>
          <w:lang w:eastAsia="ru-RU"/>
        </w:rPr>
        <w:tab/>
      </w:r>
    </w:p>
    <w:p w14:paraId="11AC6739" w14:textId="2DC56737" w:rsidR="00B0629F" w:rsidRPr="00AC7F98" w:rsidRDefault="00B0629F" w:rsidP="00B0629F">
      <w:pPr>
        <w:spacing w:after="0" w:line="240" w:lineRule="auto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 w:rsidRPr="00AC7F98">
        <w:rPr>
          <w:rFonts w:ascii="Times New Roman" w:eastAsia="Times New Roman" w:hAnsi="Times New Roman"/>
          <w:sz w:val="24"/>
          <w:szCs w:val="24"/>
          <w:lang w:eastAsia="ru-RU"/>
        </w:rPr>
        <w:t xml:space="preserve">Руководитель </w:t>
      </w:r>
      <w:r w:rsidRPr="00AC7F98">
        <w:rPr>
          <w:rFonts w:ascii="Times New Roman" w:eastAsia="Times New Roman" w:hAnsi="Times New Roman"/>
          <w:sz w:val="24"/>
          <w:szCs w:val="24"/>
          <w:u w:val="single"/>
          <w:lang w:eastAsia="ru-RU"/>
        </w:rPr>
        <w:t>Азаров Иван Валерьевич</w:t>
      </w:r>
    </w:p>
    <w:p w14:paraId="1925503C" w14:textId="601EC102" w:rsidR="00B0629F" w:rsidRPr="00D705EE" w:rsidRDefault="00D705EE" w:rsidP="00D705EE">
      <w:pPr>
        <w:spacing w:line="240" w:lineRule="auto"/>
        <w:rPr>
          <w:rFonts w:ascii="Times New Roman" w:eastAsia="Times New Roman" w:hAnsi="Times New Roman"/>
          <w:color w:val="000000" w:themeColor="text1"/>
          <w:sz w:val="24"/>
          <w:szCs w:val="24"/>
        </w:rPr>
      </w:pPr>
      <w:r w:rsidRPr="00CF5B93"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Консультанты: </w:t>
      </w:r>
      <w:r w:rsidRPr="00B30FF8">
        <w:rPr>
          <w:rFonts w:ascii="Times New Roman" w:eastAsia="Times New Roman" w:hAnsi="Times New Roman"/>
          <w:color w:val="000000" w:themeColor="text1"/>
          <w:sz w:val="24"/>
          <w:szCs w:val="24"/>
        </w:rPr>
        <w:t>А.В. Маликов</w:t>
      </w:r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, </w:t>
      </w:r>
      <w:r w:rsidRPr="00B30FF8">
        <w:rPr>
          <w:rFonts w:ascii="Times New Roman" w:eastAsia="Times New Roman" w:hAnsi="Times New Roman"/>
          <w:color w:val="000000" w:themeColor="text1"/>
          <w:sz w:val="24"/>
          <w:szCs w:val="24"/>
        </w:rPr>
        <w:t>И.В. Азаров</w:t>
      </w:r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, </w:t>
      </w:r>
      <w:r w:rsidRPr="00B30FF8"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О.Г. </w:t>
      </w:r>
      <w:proofErr w:type="spellStart"/>
      <w:r w:rsidRPr="00B30FF8">
        <w:rPr>
          <w:rFonts w:ascii="Times New Roman" w:eastAsia="Times New Roman" w:hAnsi="Times New Roman"/>
          <w:color w:val="000000" w:themeColor="text1"/>
          <w:sz w:val="24"/>
          <w:szCs w:val="24"/>
        </w:rPr>
        <w:t>Орлинская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, </w:t>
      </w:r>
      <w:r w:rsidRPr="00B30FF8">
        <w:rPr>
          <w:rFonts w:ascii="Times New Roman" w:eastAsia="Times New Roman" w:hAnsi="Times New Roman"/>
          <w:color w:val="000000" w:themeColor="text1"/>
          <w:sz w:val="24"/>
          <w:szCs w:val="24"/>
        </w:rPr>
        <w:t>С.Р. Амироков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45"/>
        <w:gridCol w:w="4294"/>
        <w:gridCol w:w="2485"/>
        <w:gridCol w:w="2120"/>
      </w:tblGrid>
      <w:tr w:rsidR="00B0629F" w:rsidRPr="00AC7F98" w14:paraId="4BD7E7E0" w14:textId="77777777" w:rsidTr="00C1710C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83C206" w14:textId="77777777" w:rsidR="00B0629F" w:rsidRPr="00AC7F98" w:rsidRDefault="00B0629F" w:rsidP="00B0629F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kern w:val="24"/>
                <w:sz w:val="24"/>
                <w:szCs w:val="24"/>
                <w:lang w:eastAsia="ru-RU"/>
              </w:rPr>
            </w:pPr>
            <w:r w:rsidRPr="00AC7F98">
              <w:rPr>
                <w:rFonts w:ascii="Times New Roman" w:eastAsia="Times New Roman" w:hAnsi="Times New Roman"/>
                <w:kern w:val="24"/>
                <w:sz w:val="24"/>
                <w:szCs w:val="24"/>
                <w:lang w:eastAsia="ru-RU"/>
              </w:rPr>
              <w:t xml:space="preserve">№ </w:t>
            </w:r>
          </w:p>
        </w:tc>
        <w:tc>
          <w:tcPr>
            <w:tcW w:w="42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B72ACF" w14:textId="77777777" w:rsidR="00B0629F" w:rsidRPr="00AC7F98" w:rsidRDefault="00B0629F" w:rsidP="00B0629F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kern w:val="24"/>
                <w:sz w:val="24"/>
                <w:szCs w:val="24"/>
                <w:lang w:eastAsia="ru-RU"/>
              </w:rPr>
            </w:pPr>
            <w:r w:rsidRPr="00AC7F98">
              <w:rPr>
                <w:rFonts w:ascii="Times New Roman" w:eastAsia="Times New Roman" w:hAnsi="Times New Roman"/>
                <w:kern w:val="24"/>
                <w:sz w:val="24"/>
                <w:szCs w:val="24"/>
                <w:lang w:eastAsia="ru-RU"/>
              </w:rPr>
              <w:t>Наименование этапов</w:t>
            </w:r>
          </w:p>
          <w:p w14:paraId="21F21DBE" w14:textId="77777777" w:rsidR="00B0629F" w:rsidRPr="00AC7F98" w:rsidRDefault="00B0629F" w:rsidP="00B0629F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kern w:val="24"/>
                <w:sz w:val="24"/>
                <w:szCs w:val="24"/>
                <w:lang w:eastAsia="ru-RU"/>
              </w:rPr>
            </w:pPr>
            <w:r w:rsidRPr="00AC7F98">
              <w:rPr>
                <w:rFonts w:ascii="Times New Roman" w:eastAsia="Times New Roman" w:hAnsi="Times New Roman"/>
                <w:kern w:val="24"/>
                <w:sz w:val="24"/>
                <w:szCs w:val="24"/>
                <w:lang w:eastAsia="ru-RU"/>
              </w:rPr>
              <w:t xml:space="preserve"> выпускной квалификационной работы</w:t>
            </w:r>
          </w:p>
        </w:tc>
        <w:tc>
          <w:tcPr>
            <w:tcW w:w="24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6BD3FE" w14:textId="77777777" w:rsidR="00B0629F" w:rsidRPr="00AC7F98" w:rsidRDefault="00B0629F" w:rsidP="00B0629F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kern w:val="24"/>
                <w:sz w:val="24"/>
                <w:szCs w:val="24"/>
                <w:lang w:eastAsia="ru-RU"/>
              </w:rPr>
            </w:pPr>
            <w:r w:rsidRPr="00AC7F98">
              <w:rPr>
                <w:rFonts w:ascii="Times New Roman" w:eastAsia="Times New Roman" w:hAnsi="Times New Roman"/>
                <w:kern w:val="24"/>
                <w:sz w:val="24"/>
                <w:szCs w:val="24"/>
                <w:lang w:eastAsia="ru-RU"/>
              </w:rPr>
              <w:t>Срок выполнения работы</w:t>
            </w:r>
          </w:p>
        </w:tc>
        <w:tc>
          <w:tcPr>
            <w:tcW w:w="2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B0AC8A" w14:textId="77777777" w:rsidR="00B0629F" w:rsidRPr="00AC7F98" w:rsidRDefault="00B0629F" w:rsidP="00B0629F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kern w:val="24"/>
                <w:sz w:val="24"/>
                <w:szCs w:val="24"/>
                <w:lang w:eastAsia="ru-RU"/>
              </w:rPr>
            </w:pPr>
            <w:r w:rsidRPr="00AC7F98">
              <w:rPr>
                <w:rFonts w:ascii="Times New Roman" w:eastAsia="Times New Roman" w:hAnsi="Times New Roman"/>
                <w:kern w:val="24"/>
                <w:sz w:val="24"/>
                <w:szCs w:val="24"/>
                <w:lang w:eastAsia="ru-RU"/>
              </w:rPr>
              <w:t>Примечание</w:t>
            </w:r>
          </w:p>
        </w:tc>
      </w:tr>
      <w:tr w:rsidR="00B0629F" w:rsidRPr="00AC7F98" w14:paraId="15B47C9D" w14:textId="77777777" w:rsidTr="00C1710C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E749A1" w14:textId="77777777" w:rsidR="00B0629F" w:rsidRPr="00AC7F98" w:rsidRDefault="00B0629F" w:rsidP="00B0629F">
            <w:pPr>
              <w:numPr>
                <w:ilvl w:val="0"/>
                <w:numId w:val="2"/>
              </w:numPr>
              <w:spacing w:after="0" w:line="240" w:lineRule="auto"/>
              <w:ind w:left="0" w:firstLine="0"/>
              <w:jc w:val="center"/>
              <w:rPr>
                <w:rFonts w:ascii="Times New Roman" w:eastAsia="Times New Roman" w:hAnsi="Times New Roman"/>
                <w:kern w:val="24"/>
                <w:sz w:val="24"/>
                <w:szCs w:val="24"/>
                <w:lang w:eastAsia="ru-RU"/>
              </w:rPr>
            </w:pPr>
          </w:p>
        </w:tc>
        <w:tc>
          <w:tcPr>
            <w:tcW w:w="42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006361" w14:textId="77777777" w:rsidR="00B0629F" w:rsidRPr="00AC7F98" w:rsidRDefault="00B0629F" w:rsidP="00B0629F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AC7F98">
              <w:rPr>
                <w:rFonts w:ascii="Times New Roman" w:hAnsi="Times New Roman"/>
                <w:sz w:val="24"/>
                <w:szCs w:val="24"/>
              </w:rPr>
              <w:t>1. Выдача задания</w:t>
            </w:r>
          </w:p>
        </w:tc>
        <w:tc>
          <w:tcPr>
            <w:tcW w:w="24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1F15B6D" w14:textId="77777777" w:rsidR="00B0629F" w:rsidRPr="00AC7F98" w:rsidRDefault="00B0629F" w:rsidP="00B0629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AC7F98">
              <w:rPr>
                <w:rFonts w:ascii="Times New Roman" w:hAnsi="Times New Roman"/>
                <w:sz w:val="24"/>
                <w:szCs w:val="24"/>
              </w:rPr>
              <w:t>15.04.2024</w:t>
            </w:r>
          </w:p>
        </w:tc>
        <w:tc>
          <w:tcPr>
            <w:tcW w:w="2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4D409D" w14:textId="77777777" w:rsidR="00B0629F" w:rsidRPr="00AC7F98" w:rsidRDefault="00B0629F" w:rsidP="00B0629F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kern w:val="24"/>
                <w:sz w:val="24"/>
                <w:szCs w:val="24"/>
                <w:lang w:eastAsia="ru-RU"/>
              </w:rPr>
            </w:pPr>
          </w:p>
        </w:tc>
      </w:tr>
      <w:tr w:rsidR="00B0629F" w:rsidRPr="00AC7F98" w14:paraId="72A2E5A9" w14:textId="77777777" w:rsidTr="00C1710C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1D41A4" w14:textId="77777777" w:rsidR="00B0629F" w:rsidRPr="00AC7F98" w:rsidRDefault="00B0629F" w:rsidP="00B0629F">
            <w:pPr>
              <w:numPr>
                <w:ilvl w:val="0"/>
                <w:numId w:val="2"/>
              </w:numPr>
              <w:spacing w:after="0" w:line="240" w:lineRule="auto"/>
              <w:ind w:left="0" w:firstLine="0"/>
              <w:jc w:val="center"/>
              <w:rPr>
                <w:rFonts w:ascii="Times New Roman" w:eastAsia="Times New Roman" w:hAnsi="Times New Roman"/>
                <w:kern w:val="24"/>
                <w:sz w:val="24"/>
                <w:szCs w:val="24"/>
                <w:lang w:eastAsia="ru-RU"/>
              </w:rPr>
            </w:pPr>
          </w:p>
        </w:tc>
        <w:tc>
          <w:tcPr>
            <w:tcW w:w="42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6C09AB" w14:textId="77777777" w:rsidR="00B0629F" w:rsidRPr="00AC7F98" w:rsidRDefault="00B0629F" w:rsidP="00B0629F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AC7F98">
              <w:rPr>
                <w:rFonts w:ascii="Times New Roman" w:hAnsi="Times New Roman"/>
                <w:sz w:val="24"/>
                <w:szCs w:val="24"/>
              </w:rPr>
              <w:t>2. Начало проектирования</w:t>
            </w:r>
          </w:p>
        </w:tc>
        <w:tc>
          <w:tcPr>
            <w:tcW w:w="24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CBBBDD6" w14:textId="77777777" w:rsidR="00B0629F" w:rsidRPr="00AC7F98" w:rsidRDefault="00B0629F" w:rsidP="00B0629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AC7F98">
              <w:rPr>
                <w:rFonts w:ascii="Times New Roman" w:hAnsi="Times New Roman"/>
                <w:sz w:val="24"/>
                <w:szCs w:val="24"/>
              </w:rPr>
              <w:t>15.04.2024</w:t>
            </w:r>
          </w:p>
        </w:tc>
        <w:tc>
          <w:tcPr>
            <w:tcW w:w="2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6E96FC" w14:textId="77777777" w:rsidR="00B0629F" w:rsidRPr="00AC7F98" w:rsidRDefault="00B0629F" w:rsidP="00B0629F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kern w:val="24"/>
                <w:sz w:val="24"/>
                <w:szCs w:val="24"/>
                <w:lang w:eastAsia="ru-RU"/>
              </w:rPr>
            </w:pPr>
          </w:p>
        </w:tc>
      </w:tr>
      <w:tr w:rsidR="00B0629F" w:rsidRPr="00AC7F98" w14:paraId="31EC59D5" w14:textId="77777777" w:rsidTr="00C1710C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51735C" w14:textId="77777777" w:rsidR="00B0629F" w:rsidRPr="00AC7F98" w:rsidRDefault="00B0629F" w:rsidP="00B0629F">
            <w:pPr>
              <w:numPr>
                <w:ilvl w:val="0"/>
                <w:numId w:val="2"/>
              </w:numPr>
              <w:spacing w:after="0" w:line="240" w:lineRule="auto"/>
              <w:ind w:left="0" w:firstLine="0"/>
              <w:jc w:val="center"/>
              <w:rPr>
                <w:rFonts w:ascii="Times New Roman" w:eastAsia="Times New Roman" w:hAnsi="Times New Roman"/>
                <w:kern w:val="24"/>
                <w:sz w:val="24"/>
                <w:szCs w:val="24"/>
                <w:lang w:eastAsia="ru-RU"/>
              </w:rPr>
            </w:pPr>
          </w:p>
        </w:tc>
        <w:tc>
          <w:tcPr>
            <w:tcW w:w="42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C39113" w14:textId="77777777" w:rsidR="00B0629F" w:rsidRPr="00AC7F98" w:rsidRDefault="00B0629F" w:rsidP="00B0629F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AC7F98">
              <w:rPr>
                <w:rFonts w:ascii="Times New Roman" w:hAnsi="Times New Roman"/>
                <w:sz w:val="24"/>
                <w:szCs w:val="24"/>
              </w:rPr>
              <w:t>3. Разделы  ВКР</w:t>
            </w:r>
          </w:p>
        </w:tc>
        <w:tc>
          <w:tcPr>
            <w:tcW w:w="24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AA15B18" w14:textId="77777777" w:rsidR="00B0629F" w:rsidRPr="00AC7F98" w:rsidRDefault="00B0629F" w:rsidP="00B0629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AC7F98">
              <w:rPr>
                <w:rFonts w:ascii="Times New Roman" w:hAnsi="Times New Roman"/>
                <w:sz w:val="24"/>
                <w:szCs w:val="24"/>
              </w:rPr>
              <w:t>15.04.2024-01.06.2024</w:t>
            </w:r>
          </w:p>
        </w:tc>
        <w:tc>
          <w:tcPr>
            <w:tcW w:w="2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3095B7" w14:textId="77777777" w:rsidR="00B0629F" w:rsidRPr="00AC7F98" w:rsidRDefault="00B0629F" w:rsidP="00B0629F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kern w:val="24"/>
                <w:sz w:val="24"/>
                <w:szCs w:val="24"/>
                <w:lang w:eastAsia="ru-RU"/>
              </w:rPr>
            </w:pPr>
          </w:p>
        </w:tc>
      </w:tr>
      <w:tr w:rsidR="00B0629F" w:rsidRPr="00AC7F98" w14:paraId="54ECC8C2" w14:textId="77777777" w:rsidTr="00C1710C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3F1DBD" w14:textId="77777777" w:rsidR="00B0629F" w:rsidRPr="00AC7F98" w:rsidRDefault="00B0629F" w:rsidP="00B0629F">
            <w:pPr>
              <w:numPr>
                <w:ilvl w:val="0"/>
                <w:numId w:val="2"/>
              </w:numPr>
              <w:spacing w:after="0" w:line="240" w:lineRule="auto"/>
              <w:ind w:left="0" w:firstLine="0"/>
              <w:jc w:val="center"/>
              <w:rPr>
                <w:rFonts w:ascii="Times New Roman" w:eastAsia="Times New Roman" w:hAnsi="Times New Roman"/>
                <w:kern w:val="24"/>
                <w:sz w:val="24"/>
                <w:szCs w:val="24"/>
                <w:lang w:eastAsia="ru-RU"/>
              </w:rPr>
            </w:pPr>
          </w:p>
        </w:tc>
        <w:tc>
          <w:tcPr>
            <w:tcW w:w="42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64C1F0" w14:textId="77777777" w:rsidR="00B0629F" w:rsidRPr="00AC7F98" w:rsidRDefault="00B0629F" w:rsidP="00B0629F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AC7F98">
              <w:rPr>
                <w:rFonts w:ascii="Times New Roman" w:hAnsi="Times New Roman"/>
                <w:sz w:val="24"/>
                <w:szCs w:val="24"/>
              </w:rPr>
              <w:t xml:space="preserve">3.1. Аналитический раздел </w:t>
            </w:r>
          </w:p>
        </w:tc>
        <w:tc>
          <w:tcPr>
            <w:tcW w:w="24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F70EBB5" w14:textId="77777777" w:rsidR="00B0629F" w:rsidRPr="00AC7F98" w:rsidRDefault="00B0629F" w:rsidP="00B0629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AC7F98">
              <w:rPr>
                <w:rFonts w:ascii="Times New Roman" w:hAnsi="Times New Roman"/>
                <w:sz w:val="24"/>
                <w:szCs w:val="24"/>
              </w:rPr>
              <w:t>15.04.2024-27.04.2024</w:t>
            </w:r>
          </w:p>
        </w:tc>
        <w:tc>
          <w:tcPr>
            <w:tcW w:w="2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0F383A" w14:textId="77777777" w:rsidR="00B0629F" w:rsidRPr="00AC7F98" w:rsidRDefault="00B0629F" w:rsidP="00B0629F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kern w:val="24"/>
                <w:sz w:val="24"/>
                <w:szCs w:val="24"/>
                <w:lang w:eastAsia="ru-RU"/>
              </w:rPr>
            </w:pPr>
          </w:p>
        </w:tc>
      </w:tr>
      <w:tr w:rsidR="00B0629F" w:rsidRPr="00AC7F98" w14:paraId="2341EC5E" w14:textId="77777777" w:rsidTr="00C1710C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DEA374" w14:textId="77777777" w:rsidR="00B0629F" w:rsidRPr="00AC7F98" w:rsidRDefault="00B0629F" w:rsidP="00B0629F">
            <w:pPr>
              <w:numPr>
                <w:ilvl w:val="0"/>
                <w:numId w:val="2"/>
              </w:numPr>
              <w:spacing w:after="0" w:line="240" w:lineRule="auto"/>
              <w:ind w:left="0" w:firstLine="0"/>
              <w:jc w:val="center"/>
              <w:rPr>
                <w:rFonts w:ascii="Times New Roman" w:eastAsia="Times New Roman" w:hAnsi="Times New Roman"/>
                <w:kern w:val="24"/>
                <w:sz w:val="24"/>
                <w:szCs w:val="24"/>
                <w:lang w:eastAsia="ru-RU"/>
              </w:rPr>
            </w:pPr>
          </w:p>
        </w:tc>
        <w:tc>
          <w:tcPr>
            <w:tcW w:w="42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315EF9" w14:textId="77777777" w:rsidR="00B0629F" w:rsidRPr="00AC7F98" w:rsidRDefault="00B0629F" w:rsidP="00B0629F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AC7F98">
              <w:rPr>
                <w:rFonts w:ascii="Times New Roman" w:hAnsi="Times New Roman"/>
                <w:sz w:val="24"/>
                <w:szCs w:val="24"/>
              </w:rPr>
              <w:t>3.2. Проектный раздел</w:t>
            </w:r>
          </w:p>
        </w:tc>
        <w:tc>
          <w:tcPr>
            <w:tcW w:w="24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3155B64" w14:textId="77777777" w:rsidR="00B0629F" w:rsidRPr="00AC7F98" w:rsidRDefault="00B0629F" w:rsidP="00B0629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AC7F98">
              <w:rPr>
                <w:rFonts w:ascii="Times New Roman" w:hAnsi="Times New Roman"/>
                <w:sz w:val="24"/>
                <w:szCs w:val="24"/>
              </w:rPr>
              <w:t>29.04.2024-11.05.2024</w:t>
            </w:r>
          </w:p>
        </w:tc>
        <w:tc>
          <w:tcPr>
            <w:tcW w:w="2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5FB224" w14:textId="77777777" w:rsidR="00B0629F" w:rsidRPr="00AC7F98" w:rsidRDefault="00B0629F" w:rsidP="00B0629F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kern w:val="24"/>
                <w:sz w:val="24"/>
                <w:szCs w:val="24"/>
                <w:lang w:eastAsia="ru-RU"/>
              </w:rPr>
            </w:pPr>
          </w:p>
        </w:tc>
      </w:tr>
      <w:tr w:rsidR="00B0629F" w:rsidRPr="00AC7F98" w14:paraId="5869768A" w14:textId="77777777" w:rsidTr="00C1710C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15A219" w14:textId="77777777" w:rsidR="00B0629F" w:rsidRPr="00AC7F98" w:rsidRDefault="00B0629F" w:rsidP="00B0629F">
            <w:pPr>
              <w:numPr>
                <w:ilvl w:val="0"/>
                <w:numId w:val="2"/>
              </w:numPr>
              <w:spacing w:after="0" w:line="240" w:lineRule="auto"/>
              <w:ind w:left="0" w:firstLine="0"/>
              <w:jc w:val="center"/>
              <w:rPr>
                <w:rFonts w:ascii="Times New Roman" w:eastAsia="Times New Roman" w:hAnsi="Times New Roman"/>
                <w:kern w:val="24"/>
                <w:sz w:val="24"/>
                <w:szCs w:val="24"/>
                <w:lang w:eastAsia="ru-RU"/>
              </w:rPr>
            </w:pPr>
          </w:p>
        </w:tc>
        <w:tc>
          <w:tcPr>
            <w:tcW w:w="42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F86BA7" w14:textId="77777777" w:rsidR="00B0629F" w:rsidRPr="00AC7F98" w:rsidRDefault="00B0629F" w:rsidP="00B0629F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AC7F98">
              <w:rPr>
                <w:rFonts w:ascii="Times New Roman" w:hAnsi="Times New Roman"/>
                <w:sz w:val="24"/>
                <w:szCs w:val="24"/>
              </w:rPr>
              <w:t>3.3. Экономический раздел</w:t>
            </w:r>
          </w:p>
        </w:tc>
        <w:tc>
          <w:tcPr>
            <w:tcW w:w="24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846C5F3" w14:textId="77777777" w:rsidR="00B0629F" w:rsidRPr="00AC7F98" w:rsidRDefault="00B0629F" w:rsidP="00B0629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AC7F98">
              <w:rPr>
                <w:rFonts w:ascii="Times New Roman" w:hAnsi="Times New Roman"/>
                <w:sz w:val="24"/>
                <w:szCs w:val="24"/>
              </w:rPr>
              <w:t>20.05.2024-25.05.2024</w:t>
            </w:r>
          </w:p>
        </w:tc>
        <w:tc>
          <w:tcPr>
            <w:tcW w:w="2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24E4C7" w14:textId="77777777" w:rsidR="00B0629F" w:rsidRPr="00AC7F98" w:rsidRDefault="00B0629F" w:rsidP="00B0629F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kern w:val="24"/>
                <w:sz w:val="24"/>
                <w:szCs w:val="24"/>
                <w:lang w:eastAsia="ru-RU"/>
              </w:rPr>
            </w:pPr>
          </w:p>
        </w:tc>
      </w:tr>
      <w:tr w:rsidR="00B0629F" w:rsidRPr="00AC7F98" w14:paraId="371B1875" w14:textId="77777777" w:rsidTr="00C1710C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F57A93" w14:textId="77777777" w:rsidR="00B0629F" w:rsidRPr="00AC7F98" w:rsidRDefault="00B0629F" w:rsidP="00B0629F">
            <w:pPr>
              <w:numPr>
                <w:ilvl w:val="0"/>
                <w:numId w:val="2"/>
              </w:numPr>
              <w:spacing w:after="0" w:line="240" w:lineRule="auto"/>
              <w:ind w:left="0" w:firstLine="0"/>
              <w:jc w:val="center"/>
              <w:rPr>
                <w:rFonts w:ascii="Times New Roman" w:eastAsia="Times New Roman" w:hAnsi="Times New Roman"/>
                <w:kern w:val="24"/>
                <w:sz w:val="24"/>
                <w:szCs w:val="24"/>
                <w:lang w:eastAsia="ru-RU"/>
              </w:rPr>
            </w:pPr>
          </w:p>
        </w:tc>
        <w:tc>
          <w:tcPr>
            <w:tcW w:w="42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6C4F90" w14:textId="77777777" w:rsidR="00B0629F" w:rsidRPr="00AC7F98" w:rsidRDefault="00B0629F" w:rsidP="00B0629F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AC7F98">
              <w:rPr>
                <w:rFonts w:ascii="Times New Roman" w:hAnsi="Times New Roman"/>
                <w:sz w:val="24"/>
                <w:szCs w:val="24"/>
              </w:rPr>
              <w:t>3.4 Безопасность и экологичность проекта</w:t>
            </w:r>
          </w:p>
        </w:tc>
        <w:tc>
          <w:tcPr>
            <w:tcW w:w="24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A353250" w14:textId="77777777" w:rsidR="00B0629F" w:rsidRPr="00AC7F98" w:rsidRDefault="00B0629F" w:rsidP="00B0629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AC7F98">
              <w:rPr>
                <w:rFonts w:ascii="Times New Roman" w:hAnsi="Times New Roman"/>
                <w:sz w:val="24"/>
                <w:szCs w:val="24"/>
              </w:rPr>
              <w:t>27.05.2024-01.06.2024</w:t>
            </w:r>
          </w:p>
        </w:tc>
        <w:tc>
          <w:tcPr>
            <w:tcW w:w="2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D7E93A" w14:textId="77777777" w:rsidR="00B0629F" w:rsidRPr="00AC7F98" w:rsidRDefault="00B0629F" w:rsidP="00B0629F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kern w:val="24"/>
                <w:sz w:val="24"/>
                <w:szCs w:val="24"/>
                <w:lang w:eastAsia="ru-RU"/>
              </w:rPr>
            </w:pPr>
          </w:p>
        </w:tc>
      </w:tr>
      <w:tr w:rsidR="00B0629F" w:rsidRPr="00AC7F98" w14:paraId="0D0C9E00" w14:textId="77777777" w:rsidTr="00C1710C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8617CC" w14:textId="77777777" w:rsidR="00B0629F" w:rsidRPr="00AC7F98" w:rsidRDefault="00B0629F" w:rsidP="00B0629F">
            <w:pPr>
              <w:numPr>
                <w:ilvl w:val="0"/>
                <w:numId w:val="2"/>
              </w:numPr>
              <w:spacing w:after="0" w:line="240" w:lineRule="auto"/>
              <w:ind w:left="0" w:firstLine="0"/>
              <w:jc w:val="center"/>
              <w:rPr>
                <w:rFonts w:ascii="Times New Roman" w:eastAsia="Times New Roman" w:hAnsi="Times New Roman"/>
                <w:kern w:val="24"/>
                <w:sz w:val="24"/>
                <w:szCs w:val="24"/>
                <w:lang w:eastAsia="ru-RU"/>
              </w:rPr>
            </w:pPr>
          </w:p>
        </w:tc>
        <w:tc>
          <w:tcPr>
            <w:tcW w:w="42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4BB80A" w14:textId="77777777" w:rsidR="00B0629F" w:rsidRPr="00AC7F98" w:rsidRDefault="00B0629F" w:rsidP="00B0629F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AC7F98">
              <w:rPr>
                <w:rFonts w:ascii="Times New Roman" w:hAnsi="Times New Roman"/>
                <w:sz w:val="24"/>
                <w:szCs w:val="24"/>
              </w:rPr>
              <w:t xml:space="preserve">4. Предзащита </w:t>
            </w:r>
          </w:p>
        </w:tc>
        <w:tc>
          <w:tcPr>
            <w:tcW w:w="24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7E023B0" w14:textId="77777777" w:rsidR="00B0629F" w:rsidRPr="00AC7F98" w:rsidRDefault="00B0629F" w:rsidP="00B0629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AC7F98">
              <w:rPr>
                <w:rFonts w:ascii="Times New Roman" w:hAnsi="Times New Roman"/>
                <w:sz w:val="24"/>
                <w:szCs w:val="24"/>
              </w:rPr>
              <w:t>03.06.2024-05.06.2024</w:t>
            </w:r>
          </w:p>
        </w:tc>
        <w:tc>
          <w:tcPr>
            <w:tcW w:w="2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C5D86D" w14:textId="77777777" w:rsidR="00B0629F" w:rsidRPr="00AC7F98" w:rsidRDefault="00B0629F" w:rsidP="00B0629F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kern w:val="24"/>
                <w:sz w:val="24"/>
                <w:szCs w:val="24"/>
                <w:lang w:eastAsia="ru-RU"/>
              </w:rPr>
            </w:pPr>
          </w:p>
        </w:tc>
      </w:tr>
      <w:tr w:rsidR="00B0629F" w:rsidRPr="00AC7F98" w14:paraId="58D4497B" w14:textId="77777777" w:rsidTr="00C1710C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1615A8" w14:textId="77777777" w:rsidR="00B0629F" w:rsidRPr="00AC7F98" w:rsidRDefault="00B0629F" w:rsidP="00B0629F">
            <w:pPr>
              <w:numPr>
                <w:ilvl w:val="0"/>
                <w:numId w:val="2"/>
              </w:numPr>
              <w:spacing w:after="0" w:line="240" w:lineRule="auto"/>
              <w:ind w:left="0" w:firstLine="0"/>
              <w:jc w:val="center"/>
              <w:rPr>
                <w:rFonts w:ascii="Times New Roman" w:eastAsia="Times New Roman" w:hAnsi="Times New Roman"/>
                <w:kern w:val="24"/>
                <w:sz w:val="24"/>
                <w:szCs w:val="24"/>
                <w:lang w:eastAsia="ru-RU"/>
              </w:rPr>
            </w:pPr>
          </w:p>
        </w:tc>
        <w:tc>
          <w:tcPr>
            <w:tcW w:w="42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499597" w14:textId="77777777" w:rsidR="00B0629F" w:rsidRPr="00AC7F98" w:rsidRDefault="00B0629F" w:rsidP="00B0629F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AC7F98">
              <w:rPr>
                <w:rFonts w:ascii="Times New Roman" w:hAnsi="Times New Roman"/>
                <w:sz w:val="24"/>
                <w:szCs w:val="24"/>
              </w:rPr>
              <w:t xml:space="preserve">5. Рецензирование, </w:t>
            </w:r>
            <w:proofErr w:type="spellStart"/>
            <w:r w:rsidRPr="00AC7F98">
              <w:rPr>
                <w:rFonts w:ascii="Times New Roman" w:hAnsi="Times New Roman"/>
                <w:sz w:val="24"/>
                <w:szCs w:val="24"/>
              </w:rPr>
              <w:t>нормоконтроль</w:t>
            </w:r>
            <w:proofErr w:type="spellEnd"/>
            <w:r w:rsidRPr="00AC7F98">
              <w:rPr>
                <w:rFonts w:ascii="Times New Roman" w:hAnsi="Times New Roman"/>
                <w:sz w:val="24"/>
                <w:szCs w:val="24"/>
              </w:rPr>
              <w:t>, проверка в системе антиплагиат</w:t>
            </w:r>
          </w:p>
        </w:tc>
        <w:tc>
          <w:tcPr>
            <w:tcW w:w="24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BFC873E" w14:textId="77777777" w:rsidR="00B0629F" w:rsidRPr="00AC7F98" w:rsidRDefault="00B0629F" w:rsidP="00B0629F">
            <w:pPr>
              <w:spacing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AC7F98">
              <w:rPr>
                <w:rFonts w:ascii="Times New Roman" w:hAnsi="Times New Roman"/>
                <w:sz w:val="24"/>
                <w:szCs w:val="24"/>
              </w:rPr>
              <w:t>10.06.2024-15.06.2024</w:t>
            </w:r>
          </w:p>
        </w:tc>
        <w:tc>
          <w:tcPr>
            <w:tcW w:w="2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DD10A4" w14:textId="77777777" w:rsidR="00B0629F" w:rsidRPr="00AC7F98" w:rsidRDefault="00B0629F" w:rsidP="00B0629F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kern w:val="24"/>
                <w:sz w:val="24"/>
                <w:szCs w:val="24"/>
                <w:lang w:eastAsia="ru-RU"/>
              </w:rPr>
            </w:pPr>
          </w:p>
        </w:tc>
      </w:tr>
      <w:tr w:rsidR="00B0629F" w:rsidRPr="00AC7F98" w14:paraId="68FD78FF" w14:textId="77777777" w:rsidTr="00C1710C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13CEB8" w14:textId="77777777" w:rsidR="00B0629F" w:rsidRPr="00AC7F98" w:rsidRDefault="00B0629F" w:rsidP="00B0629F">
            <w:pPr>
              <w:numPr>
                <w:ilvl w:val="0"/>
                <w:numId w:val="2"/>
              </w:numPr>
              <w:spacing w:after="0" w:line="240" w:lineRule="auto"/>
              <w:ind w:left="0" w:firstLine="0"/>
              <w:jc w:val="center"/>
              <w:rPr>
                <w:rFonts w:ascii="Times New Roman" w:eastAsia="Times New Roman" w:hAnsi="Times New Roman"/>
                <w:kern w:val="24"/>
                <w:sz w:val="24"/>
                <w:szCs w:val="24"/>
                <w:lang w:eastAsia="ru-RU"/>
              </w:rPr>
            </w:pPr>
          </w:p>
        </w:tc>
        <w:tc>
          <w:tcPr>
            <w:tcW w:w="42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EE5D49" w14:textId="77777777" w:rsidR="00B0629F" w:rsidRPr="00AC7F98" w:rsidRDefault="00B0629F" w:rsidP="00B0629F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AC7F98">
              <w:rPr>
                <w:rFonts w:ascii="Times New Roman" w:hAnsi="Times New Roman"/>
                <w:sz w:val="24"/>
                <w:szCs w:val="24"/>
              </w:rPr>
              <w:t>6. Ознакомление с отзывом и рецензией</w:t>
            </w:r>
          </w:p>
        </w:tc>
        <w:tc>
          <w:tcPr>
            <w:tcW w:w="24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87D7757" w14:textId="77777777" w:rsidR="00B0629F" w:rsidRPr="00AC7F98" w:rsidRDefault="00B0629F" w:rsidP="00B0629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AC7F98">
              <w:rPr>
                <w:rFonts w:ascii="Times New Roman" w:hAnsi="Times New Roman"/>
                <w:sz w:val="24"/>
                <w:szCs w:val="24"/>
              </w:rPr>
              <w:t>17.06.2024-19.06.2024</w:t>
            </w:r>
          </w:p>
        </w:tc>
        <w:tc>
          <w:tcPr>
            <w:tcW w:w="2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57F277" w14:textId="77777777" w:rsidR="00B0629F" w:rsidRPr="00AC7F98" w:rsidRDefault="00B0629F" w:rsidP="00B0629F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kern w:val="24"/>
                <w:sz w:val="24"/>
                <w:szCs w:val="24"/>
                <w:lang w:eastAsia="ru-RU"/>
              </w:rPr>
            </w:pPr>
          </w:p>
        </w:tc>
      </w:tr>
      <w:tr w:rsidR="00B0629F" w:rsidRPr="00AC7F98" w14:paraId="5DD006B6" w14:textId="77777777" w:rsidTr="00C1710C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17D090" w14:textId="77777777" w:rsidR="00B0629F" w:rsidRPr="00AC7F98" w:rsidRDefault="00B0629F" w:rsidP="00B0629F">
            <w:pPr>
              <w:numPr>
                <w:ilvl w:val="0"/>
                <w:numId w:val="2"/>
              </w:numPr>
              <w:spacing w:after="0" w:line="240" w:lineRule="auto"/>
              <w:ind w:left="0" w:firstLine="0"/>
              <w:jc w:val="center"/>
              <w:rPr>
                <w:rFonts w:ascii="Times New Roman" w:eastAsia="Times New Roman" w:hAnsi="Times New Roman"/>
                <w:kern w:val="24"/>
                <w:sz w:val="24"/>
                <w:szCs w:val="24"/>
                <w:lang w:eastAsia="ru-RU"/>
              </w:rPr>
            </w:pPr>
          </w:p>
        </w:tc>
        <w:tc>
          <w:tcPr>
            <w:tcW w:w="42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A8FCCE" w14:textId="77777777" w:rsidR="00B0629F" w:rsidRPr="00AC7F98" w:rsidRDefault="00B0629F" w:rsidP="00B0629F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AC7F98">
              <w:rPr>
                <w:rFonts w:ascii="Times New Roman" w:hAnsi="Times New Roman"/>
                <w:sz w:val="24"/>
                <w:szCs w:val="24"/>
              </w:rPr>
              <w:t>6.Сдача  ВКР, отзыва и рецензии   в ГЭК</w:t>
            </w:r>
          </w:p>
        </w:tc>
        <w:tc>
          <w:tcPr>
            <w:tcW w:w="24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0F7322C" w14:textId="77777777" w:rsidR="00B0629F" w:rsidRPr="00AC7F98" w:rsidRDefault="00B0629F" w:rsidP="00B0629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AC7F98">
              <w:rPr>
                <w:rFonts w:ascii="Times New Roman" w:hAnsi="Times New Roman"/>
                <w:sz w:val="24"/>
                <w:szCs w:val="24"/>
              </w:rPr>
              <w:t>20.06.2024-22.06.2024</w:t>
            </w:r>
          </w:p>
        </w:tc>
        <w:tc>
          <w:tcPr>
            <w:tcW w:w="2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4C7277" w14:textId="77777777" w:rsidR="00B0629F" w:rsidRPr="00AC7F98" w:rsidRDefault="00B0629F" w:rsidP="00B0629F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kern w:val="24"/>
                <w:sz w:val="24"/>
                <w:szCs w:val="24"/>
                <w:lang w:eastAsia="ru-RU"/>
              </w:rPr>
            </w:pPr>
          </w:p>
        </w:tc>
      </w:tr>
      <w:tr w:rsidR="00B0629F" w:rsidRPr="00AC7F98" w14:paraId="16E1A5D6" w14:textId="77777777" w:rsidTr="00C1710C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9E6467" w14:textId="77777777" w:rsidR="00B0629F" w:rsidRPr="00AC7F98" w:rsidRDefault="00B0629F" w:rsidP="00B0629F">
            <w:pPr>
              <w:numPr>
                <w:ilvl w:val="0"/>
                <w:numId w:val="2"/>
              </w:numPr>
              <w:spacing w:after="0" w:line="240" w:lineRule="auto"/>
              <w:ind w:left="0" w:firstLine="0"/>
              <w:jc w:val="center"/>
              <w:rPr>
                <w:rFonts w:ascii="Times New Roman" w:eastAsia="Times New Roman" w:hAnsi="Times New Roman"/>
                <w:kern w:val="24"/>
                <w:sz w:val="24"/>
                <w:szCs w:val="24"/>
                <w:lang w:eastAsia="ru-RU"/>
              </w:rPr>
            </w:pPr>
          </w:p>
        </w:tc>
        <w:tc>
          <w:tcPr>
            <w:tcW w:w="42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7E6AFB" w14:textId="77777777" w:rsidR="00B0629F" w:rsidRPr="00AC7F98" w:rsidRDefault="00B0629F" w:rsidP="00B0629F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AC7F98">
              <w:rPr>
                <w:rFonts w:ascii="Times New Roman" w:hAnsi="Times New Roman"/>
                <w:sz w:val="24"/>
                <w:szCs w:val="24"/>
              </w:rPr>
              <w:t>7. Защита в ГЭК</w:t>
            </w:r>
          </w:p>
        </w:tc>
        <w:tc>
          <w:tcPr>
            <w:tcW w:w="24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7DAF56D" w14:textId="77777777" w:rsidR="00B0629F" w:rsidRPr="00AC7F98" w:rsidRDefault="00B0629F" w:rsidP="00B0629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AC7F98">
              <w:rPr>
                <w:rFonts w:ascii="Times New Roman" w:hAnsi="Times New Roman"/>
                <w:sz w:val="24"/>
                <w:szCs w:val="24"/>
              </w:rPr>
              <w:t>25.06.2024</w:t>
            </w:r>
          </w:p>
        </w:tc>
        <w:tc>
          <w:tcPr>
            <w:tcW w:w="2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06330F" w14:textId="77777777" w:rsidR="00B0629F" w:rsidRPr="00AC7F98" w:rsidRDefault="00B0629F" w:rsidP="00B0629F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kern w:val="24"/>
                <w:sz w:val="24"/>
                <w:szCs w:val="24"/>
                <w:lang w:eastAsia="ru-RU"/>
              </w:rPr>
            </w:pPr>
          </w:p>
        </w:tc>
      </w:tr>
    </w:tbl>
    <w:p w14:paraId="69A3BEFB" w14:textId="77777777" w:rsidR="00B0629F" w:rsidRPr="00AC7F98" w:rsidRDefault="00B0629F" w:rsidP="00B0629F">
      <w:pPr>
        <w:spacing w:after="0" w:line="240" w:lineRule="auto"/>
        <w:ind w:left="283"/>
        <w:rPr>
          <w:rFonts w:ascii="Times New Roman" w:eastAsia="Times New Roman" w:hAnsi="Times New Roman"/>
          <w:sz w:val="24"/>
          <w:szCs w:val="24"/>
          <w:lang w:eastAsia="ru-RU"/>
        </w:rPr>
      </w:pPr>
    </w:p>
    <w:p w14:paraId="49E2A4E2" w14:textId="2487DC9E" w:rsidR="00B0629F" w:rsidRPr="00AC7F98" w:rsidRDefault="00B0629F" w:rsidP="00B0629F">
      <w:pPr>
        <w:tabs>
          <w:tab w:val="left" w:pos="4962"/>
        </w:tabs>
        <w:spacing w:after="0" w:line="240" w:lineRule="auto"/>
        <w:rPr>
          <w:rFonts w:ascii="Times New Roman" w:eastAsia="Times New Roman" w:hAnsi="Times New Roman"/>
          <w:sz w:val="24"/>
          <w:szCs w:val="24"/>
          <w:lang w:eastAsia="ru-RU"/>
        </w:rPr>
      </w:pPr>
      <w:r w:rsidRPr="00AC7F98">
        <w:rPr>
          <w:rFonts w:ascii="Times New Roman" w:eastAsia="Times New Roman" w:hAnsi="Times New Roman"/>
          <w:sz w:val="24"/>
          <w:szCs w:val="24"/>
          <w:lang w:eastAsia="ru-RU"/>
        </w:rPr>
        <w:t>Руководитель ____________________________________</w:t>
      </w:r>
      <w:r w:rsidRPr="00AC7F98">
        <w:rPr>
          <w:rFonts w:ascii="Times New Roman" w:eastAsia="Times New Roman" w:hAnsi="Times New Roman"/>
          <w:sz w:val="24"/>
          <w:szCs w:val="24"/>
          <w:u w:val="single"/>
          <w:lang w:eastAsia="ru-RU"/>
        </w:rPr>
        <w:t>Азаров И. В</w:t>
      </w:r>
      <w:r w:rsidRPr="00AC7F98">
        <w:rPr>
          <w:rFonts w:ascii="Times New Roman" w:eastAsia="Times New Roman" w:hAnsi="Times New Roman"/>
          <w:sz w:val="24"/>
          <w:szCs w:val="24"/>
          <w:lang w:eastAsia="ru-RU"/>
        </w:rPr>
        <w:t>.____</w:t>
      </w:r>
    </w:p>
    <w:p w14:paraId="16DC5C0E" w14:textId="77777777" w:rsidR="00B0629F" w:rsidRPr="00AC7F98" w:rsidRDefault="00B0629F" w:rsidP="00B0629F">
      <w:pPr>
        <w:spacing w:after="0" w:line="240" w:lineRule="auto"/>
        <w:ind w:left="283"/>
        <w:rPr>
          <w:rFonts w:ascii="Times New Roman" w:eastAsia="Times New Roman" w:hAnsi="Times New Roman"/>
          <w:i/>
          <w:sz w:val="24"/>
          <w:szCs w:val="24"/>
          <w:lang w:eastAsia="ru-RU"/>
        </w:rPr>
      </w:pPr>
      <w:r w:rsidRPr="00AC7F98">
        <w:rPr>
          <w:rFonts w:ascii="Times New Roman" w:eastAsia="Times New Roman" w:hAnsi="Times New Roman"/>
          <w:i/>
          <w:sz w:val="24"/>
          <w:szCs w:val="24"/>
          <w:lang w:eastAsia="ru-RU"/>
        </w:rPr>
        <w:tab/>
      </w:r>
      <w:r w:rsidRPr="00AC7F98">
        <w:rPr>
          <w:rFonts w:ascii="Times New Roman" w:eastAsia="Times New Roman" w:hAnsi="Times New Roman"/>
          <w:i/>
          <w:sz w:val="24"/>
          <w:szCs w:val="24"/>
          <w:lang w:eastAsia="ru-RU"/>
        </w:rPr>
        <w:tab/>
      </w:r>
      <w:r w:rsidRPr="00AC7F98">
        <w:rPr>
          <w:rFonts w:ascii="Times New Roman" w:eastAsia="Times New Roman" w:hAnsi="Times New Roman"/>
          <w:i/>
          <w:sz w:val="24"/>
          <w:szCs w:val="24"/>
          <w:lang w:eastAsia="ru-RU"/>
        </w:rPr>
        <w:tab/>
      </w:r>
      <w:r w:rsidRPr="00AC7F98">
        <w:rPr>
          <w:rFonts w:ascii="Times New Roman" w:eastAsia="Times New Roman" w:hAnsi="Times New Roman"/>
          <w:i/>
          <w:sz w:val="24"/>
          <w:szCs w:val="24"/>
          <w:lang w:eastAsia="ru-RU"/>
        </w:rPr>
        <w:tab/>
      </w:r>
      <w:r w:rsidRPr="00AC7F98">
        <w:rPr>
          <w:rFonts w:ascii="Times New Roman" w:eastAsia="Times New Roman" w:hAnsi="Times New Roman"/>
          <w:i/>
          <w:sz w:val="24"/>
          <w:szCs w:val="24"/>
          <w:lang w:eastAsia="ru-RU"/>
        </w:rPr>
        <w:tab/>
      </w:r>
      <w:r w:rsidRPr="00AC7F98">
        <w:rPr>
          <w:rFonts w:ascii="Times New Roman" w:eastAsia="Times New Roman" w:hAnsi="Times New Roman"/>
          <w:i/>
          <w:sz w:val="24"/>
          <w:szCs w:val="24"/>
          <w:lang w:eastAsia="ru-RU"/>
        </w:rPr>
        <w:tab/>
      </w:r>
      <w:r w:rsidRPr="00AC7F98">
        <w:rPr>
          <w:rFonts w:ascii="Times New Roman" w:eastAsia="Times New Roman" w:hAnsi="Times New Roman"/>
          <w:i/>
          <w:sz w:val="24"/>
          <w:szCs w:val="24"/>
          <w:lang w:eastAsia="ru-RU"/>
        </w:rPr>
        <w:tab/>
      </w:r>
      <w:r w:rsidRPr="00AC7F98">
        <w:rPr>
          <w:rFonts w:ascii="Times New Roman" w:eastAsia="Times New Roman" w:hAnsi="Times New Roman"/>
          <w:i/>
          <w:sz w:val="24"/>
          <w:szCs w:val="24"/>
          <w:lang w:eastAsia="ru-RU"/>
        </w:rPr>
        <w:tab/>
        <w:t>подпись, Ф.И.О.</w:t>
      </w:r>
    </w:p>
    <w:p w14:paraId="1EC4326B" w14:textId="46D22CAE" w:rsidR="00B0629F" w:rsidRPr="00AC7F98" w:rsidRDefault="00B0629F" w:rsidP="00B0629F">
      <w:pPr>
        <w:tabs>
          <w:tab w:val="left" w:pos="4962"/>
        </w:tabs>
        <w:spacing w:after="0" w:line="240" w:lineRule="auto"/>
        <w:rPr>
          <w:rFonts w:ascii="Times New Roman" w:eastAsia="Times New Roman" w:hAnsi="Times New Roman"/>
          <w:sz w:val="24"/>
          <w:szCs w:val="24"/>
          <w:lang w:eastAsia="ru-RU"/>
        </w:rPr>
      </w:pPr>
      <w:r w:rsidRPr="00AC7F98">
        <w:rPr>
          <w:rFonts w:ascii="Times New Roman" w:eastAsia="Times New Roman" w:hAnsi="Times New Roman"/>
          <w:sz w:val="24"/>
          <w:szCs w:val="24"/>
          <w:lang w:eastAsia="ru-RU"/>
        </w:rPr>
        <w:t>Зав. кафедрой____________________________________</w:t>
      </w:r>
      <w:r w:rsidRPr="00AC7F98">
        <w:rPr>
          <w:rFonts w:ascii="Times New Roman" w:eastAsia="Times New Roman" w:hAnsi="Times New Roman"/>
          <w:sz w:val="24"/>
          <w:szCs w:val="24"/>
          <w:u w:val="single"/>
          <w:lang w:eastAsia="ru-RU"/>
        </w:rPr>
        <w:t xml:space="preserve"> Азаров И. В.</w:t>
      </w:r>
      <w:r w:rsidRPr="00AC7F98">
        <w:rPr>
          <w:rFonts w:ascii="Times New Roman" w:eastAsia="Times New Roman" w:hAnsi="Times New Roman"/>
          <w:sz w:val="24"/>
          <w:szCs w:val="24"/>
          <w:lang w:eastAsia="ru-RU"/>
        </w:rPr>
        <w:t>____</w:t>
      </w:r>
    </w:p>
    <w:p w14:paraId="67CF0896" w14:textId="77777777" w:rsidR="00B0629F" w:rsidRPr="00AC7F98" w:rsidRDefault="00B0629F" w:rsidP="00B0629F">
      <w:pPr>
        <w:tabs>
          <w:tab w:val="left" w:pos="3404"/>
          <w:tab w:val="center" w:pos="4819"/>
        </w:tabs>
        <w:spacing w:after="0" w:line="240" w:lineRule="auto"/>
        <w:outlineLvl w:val="0"/>
        <w:rPr>
          <w:rFonts w:ascii="Times New Roman" w:eastAsia="Times New Roman" w:hAnsi="Times New Roman"/>
          <w:i/>
          <w:sz w:val="24"/>
          <w:szCs w:val="24"/>
          <w:lang w:eastAsia="ru-RU"/>
        </w:rPr>
      </w:pPr>
      <w:r w:rsidRPr="00AC7F98">
        <w:rPr>
          <w:rFonts w:ascii="Times New Roman" w:eastAsia="Times New Roman" w:hAnsi="Times New Roman"/>
          <w:i/>
          <w:sz w:val="24"/>
          <w:szCs w:val="24"/>
          <w:lang w:eastAsia="ru-RU"/>
        </w:rPr>
        <w:tab/>
      </w:r>
      <w:r w:rsidRPr="00AC7F98">
        <w:rPr>
          <w:rFonts w:ascii="Times New Roman" w:eastAsia="Times New Roman" w:hAnsi="Times New Roman"/>
          <w:i/>
          <w:sz w:val="24"/>
          <w:szCs w:val="24"/>
          <w:lang w:eastAsia="ru-RU"/>
        </w:rPr>
        <w:tab/>
      </w:r>
      <w:r w:rsidRPr="00AC7F98">
        <w:rPr>
          <w:rFonts w:ascii="Times New Roman" w:eastAsia="Times New Roman" w:hAnsi="Times New Roman"/>
          <w:i/>
          <w:sz w:val="24"/>
          <w:szCs w:val="24"/>
          <w:lang w:eastAsia="ru-RU"/>
        </w:rPr>
        <w:tab/>
      </w:r>
      <w:r w:rsidRPr="00AC7F98">
        <w:rPr>
          <w:rFonts w:ascii="Times New Roman" w:eastAsia="Times New Roman" w:hAnsi="Times New Roman"/>
          <w:i/>
          <w:sz w:val="24"/>
          <w:szCs w:val="24"/>
          <w:lang w:eastAsia="ru-RU"/>
        </w:rPr>
        <w:tab/>
      </w:r>
      <w:bookmarkStart w:id="14" w:name="_Toc23414709"/>
      <w:bookmarkStart w:id="15" w:name="_Toc25849012"/>
      <w:bookmarkStart w:id="16" w:name="_Toc168921864"/>
      <w:r w:rsidRPr="00AC7F98">
        <w:rPr>
          <w:rFonts w:ascii="Times New Roman" w:eastAsia="Times New Roman" w:hAnsi="Times New Roman"/>
          <w:i/>
          <w:sz w:val="24"/>
          <w:szCs w:val="24"/>
          <w:lang w:eastAsia="ru-RU"/>
        </w:rPr>
        <w:t>подпись, Ф.И.О.</w:t>
      </w:r>
      <w:bookmarkEnd w:id="14"/>
      <w:bookmarkEnd w:id="15"/>
      <w:bookmarkEnd w:id="16"/>
    </w:p>
    <w:p w14:paraId="0C895AE8" w14:textId="77777777" w:rsidR="00B0629F" w:rsidRPr="00AC7F98" w:rsidRDefault="00B0629F" w:rsidP="00B0629F">
      <w:pPr>
        <w:spacing w:after="0" w:line="240" w:lineRule="auto"/>
        <w:rPr>
          <w:rFonts w:ascii="Times New Roman" w:eastAsia="Times New Roman" w:hAnsi="Times New Roman"/>
          <w:sz w:val="24"/>
          <w:szCs w:val="24"/>
          <w:lang w:eastAsia="ru-RU"/>
        </w:rPr>
      </w:pPr>
    </w:p>
    <w:p w14:paraId="0C7125CA" w14:textId="77777777" w:rsidR="00B0629F" w:rsidRPr="00AC7F98" w:rsidRDefault="00B0629F" w:rsidP="00B0629F">
      <w:pPr>
        <w:spacing w:after="0" w:line="240" w:lineRule="auto"/>
        <w:rPr>
          <w:rFonts w:ascii="Times New Roman" w:eastAsia="Times New Roman" w:hAnsi="Times New Roman"/>
          <w:sz w:val="24"/>
          <w:szCs w:val="24"/>
          <w:lang w:eastAsia="ru-RU"/>
        </w:rPr>
      </w:pPr>
      <w:r w:rsidRPr="00AC7F98">
        <w:rPr>
          <w:rFonts w:ascii="Times New Roman" w:eastAsia="Times New Roman" w:hAnsi="Times New Roman"/>
          <w:sz w:val="24"/>
          <w:szCs w:val="24"/>
          <w:lang w:eastAsia="ru-RU"/>
        </w:rPr>
        <w:t>"___"__________________20_____г.</w:t>
      </w:r>
    </w:p>
    <w:p w14:paraId="3FF28980" w14:textId="599B5C09" w:rsidR="00B0629F" w:rsidRPr="00AC7F98" w:rsidRDefault="00B0629F" w:rsidP="00B636F6">
      <w:pPr>
        <w:rPr>
          <w:rFonts w:ascii="Times New Roman" w:hAnsi="Times New Roman"/>
        </w:rPr>
      </w:pPr>
    </w:p>
    <w:p w14:paraId="425B1C90" w14:textId="3C6390F0" w:rsidR="00162631" w:rsidRDefault="00162631" w:rsidP="00B636F6">
      <w:pPr>
        <w:rPr>
          <w:rFonts w:ascii="Times New Roman" w:hAnsi="Times New Roman"/>
        </w:rPr>
      </w:pPr>
    </w:p>
    <w:p w14:paraId="508BF587" w14:textId="77777777" w:rsidR="00274A31" w:rsidRDefault="00274A31" w:rsidP="00B636F6">
      <w:pPr>
        <w:rPr>
          <w:rFonts w:ascii="Times New Roman" w:hAnsi="Times New Roman"/>
        </w:rPr>
      </w:pPr>
    </w:p>
    <w:p w14:paraId="245717D5" w14:textId="77777777" w:rsidR="00274A31" w:rsidRDefault="00274A31" w:rsidP="00B636F6">
      <w:pPr>
        <w:rPr>
          <w:rFonts w:ascii="Times New Roman" w:hAnsi="Times New Roman"/>
        </w:rPr>
      </w:pPr>
    </w:p>
    <w:p w14:paraId="3C3A0D69" w14:textId="77777777" w:rsidR="00274A31" w:rsidRPr="00AC7F98" w:rsidRDefault="00274A31" w:rsidP="00B636F6">
      <w:pPr>
        <w:rPr>
          <w:rFonts w:ascii="Times New Roman" w:hAnsi="Times New Roman"/>
        </w:rPr>
      </w:pPr>
    </w:p>
    <w:sdt>
      <w:sdtPr>
        <w:rPr>
          <w:rFonts w:ascii="Times New Roman" w:eastAsia="Calibri" w:hAnsi="Times New Roman" w:cs="Times New Roman"/>
          <w:color w:val="auto"/>
          <w:sz w:val="28"/>
          <w:szCs w:val="28"/>
          <w:lang w:eastAsia="en-US"/>
        </w:rPr>
        <w:id w:val="15668683"/>
        <w:docPartObj>
          <w:docPartGallery w:val="Table of Contents"/>
          <w:docPartUnique/>
        </w:docPartObj>
      </w:sdtPr>
      <w:sdtEndPr/>
      <w:sdtContent>
        <w:p w14:paraId="34AB3EBE" w14:textId="5B49C1EB" w:rsidR="00E77B4B" w:rsidRPr="00E77B4B" w:rsidRDefault="00E77B4B" w:rsidP="00E77B4B">
          <w:pPr>
            <w:pStyle w:val="ad"/>
            <w:spacing w:before="0" w:line="360" w:lineRule="auto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E77B4B">
            <w:rPr>
              <w:rFonts w:ascii="Times New Roman" w:hAnsi="Times New Roman" w:cs="Times New Roman"/>
              <w:color w:val="auto"/>
              <w:sz w:val="28"/>
              <w:szCs w:val="28"/>
            </w:rPr>
            <w:t>Оглавление</w:t>
          </w:r>
          <w:r w:rsidRPr="00E77B4B">
            <w:rPr>
              <w:rFonts w:ascii="Times New Roman" w:hAnsi="Times New Roman" w:cs="Times New Roman"/>
              <w:color w:val="auto"/>
              <w:sz w:val="28"/>
              <w:szCs w:val="28"/>
            </w:rPr>
            <w:fldChar w:fldCharType="begin"/>
          </w:r>
          <w:r w:rsidRPr="00E77B4B">
            <w:rPr>
              <w:rFonts w:ascii="Times New Roman" w:hAnsi="Times New Roman" w:cs="Times New Roman"/>
              <w:color w:val="auto"/>
              <w:sz w:val="28"/>
              <w:szCs w:val="28"/>
            </w:rPr>
            <w:instrText xml:space="preserve"> TOC \o "1-3" \h \z \u </w:instrText>
          </w:r>
          <w:r w:rsidRPr="00E77B4B">
            <w:rPr>
              <w:rFonts w:ascii="Times New Roman" w:hAnsi="Times New Roman" w:cs="Times New Roman"/>
              <w:color w:val="auto"/>
              <w:sz w:val="28"/>
              <w:szCs w:val="28"/>
            </w:rPr>
            <w:fldChar w:fldCharType="separate"/>
          </w:r>
          <w:hyperlink w:anchor="_Toc168921863" w:history="1"/>
        </w:p>
        <w:p w14:paraId="24E9C435" w14:textId="0A7C81BA" w:rsidR="00E77B4B" w:rsidRPr="00E77B4B" w:rsidRDefault="000465EC" w:rsidP="00E77B4B">
          <w:pPr>
            <w:pStyle w:val="12"/>
            <w:tabs>
              <w:tab w:val="right" w:leader="dot" w:pos="9345"/>
            </w:tabs>
            <w:spacing w:line="360" w:lineRule="auto"/>
            <w:rPr>
              <w:rFonts w:ascii="Times New Roman" w:hAnsi="Times New Roman"/>
              <w:noProof/>
              <w:sz w:val="28"/>
              <w:szCs w:val="28"/>
            </w:rPr>
          </w:pPr>
          <w:hyperlink w:anchor="_Toc168921865" w:history="1">
            <w:r w:rsidR="00E77B4B" w:rsidRPr="00E77B4B">
              <w:rPr>
                <w:rStyle w:val="a5"/>
                <w:rFonts w:ascii="Times New Roman" w:hAnsi="Times New Roman"/>
                <w:noProof/>
                <w:color w:val="auto"/>
                <w:sz w:val="28"/>
                <w:szCs w:val="28"/>
              </w:rPr>
              <w:t>ВВЕДЕНИЕ</w:t>
            </w:r>
            <w:r w:rsidR="00E77B4B" w:rsidRPr="00E77B4B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E77B4B" w:rsidRPr="00E77B4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E77B4B" w:rsidRPr="00E77B4B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_Toc168921865 \h </w:instrText>
            </w:r>
            <w:r w:rsidR="00E77B4B" w:rsidRPr="00E77B4B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E77B4B" w:rsidRPr="00E77B4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E77B4B" w:rsidRPr="00E77B4B">
              <w:rPr>
                <w:rFonts w:ascii="Times New Roman" w:hAnsi="Times New Roman"/>
                <w:noProof/>
                <w:webHidden/>
                <w:sz w:val="28"/>
                <w:szCs w:val="28"/>
              </w:rPr>
              <w:t>6</w:t>
            </w:r>
            <w:r w:rsidR="00E77B4B" w:rsidRPr="00E77B4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718FA39" w14:textId="7B2DA07B" w:rsidR="00E77B4B" w:rsidRPr="00E77B4B" w:rsidRDefault="000465EC" w:rsidP="00E77B4B">
          <w:pPr>
            <w:pStyle w:val="12"/>
            <w:tabs>
              <w:tab w:val="left" w:pos="440"/>
              <w:tab w:val="right" w:leader="dot" w:pos="9345"/>
            </w:tabs>
            <w:spacing w:line="360" w:lineRule="auto"/>
            <w:rPr>
              <w:rFonts w:ascii="Times New Roman" w:hAnsi="Times New Roman"/>
              <w:noProof/>
              <w:sz w:val="28"/>
              <w:szCs w:val="28"/>
            </w:rPr>
          </w:pPr>
          <w:hyperlink w:anchor="_Toc168921866" w:history="1">
            <w:r w:rsidR="00E77B4B" w:rsidRPr="00E77B4B">
              <w:rPr>
                <w:rStyle w:val="a5"/>
                <w:rFonts w:ascii="Times New Roman" w:hAnsi="Times New Roman"/>
                <w:noProof/>
                <w:color w:val="auto"/>
                <w:sz w:val="28"/>
                <w:szCs w:val="28"/>
              </w:rPr>
              <w:t>1.</w:t>
            </w:r>
            <w:r w:rsidR="00E77B4B" w:rsidRPr="00E77B4B">
              <w:rPr>
                <w:rFonts w:ascii="Times New Roman" w:hAnsi="Times New Roman"/>
                <w:noProof/>
                <w:sz w:val="28"/>
                <w:szCs w:val="28"/>
              </w:rPr>
              <w:tab/>
            </w:r>
            <w:r w:rsidR="00E77B4B" w:rsidRPr="00E77B4B">
              <w:rPr>
                <w:rStyle w:val="a5"/>
                <w:rFonts w:ascii="Times New Roman" w:hAnsi="Times New Roman"/>
                <w:noProof/>
                <w:color w:val="auto"/>
                <w:sz w:val="28"/>
                <w:szCs w:val="28"/>
              </w:rPr>
              <w:t>АНАЛИТИЧЕСКИЙ РАЗДЕЛ</w:t>
            </w:r>
            <w:r w:rsidR="00E77B4B" w:rsidRPr="00E77B4B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E77B4B" w:rsidRPr="00E77B4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E77B4B" w:rsidRPr="00E77B4B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_Toc168921866 \h </w:instrText>
            </w:r>
            <w:r w:rsidR="00E77B4B" w:rsidRPr="00E77B4B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E77B4B" w:rsidRPr="00E77B4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E77B4B" w:rsidRPr="00E77B4B">
              <w:rPr>
                <w:rFonts w:ascii="Times New Roman" w:hAnsi="Times New Roman"/>
                <w:noProof/>
                <w:webHidden/>
                <w:sz w:val="28"/>
                <w:szCs w:val="28"/>
              </w:rPr>
              <w:t>9</w:t>
            </w:r>
            <w:r w:rsidR="00E77B4B" w:rsidRPr="00E77B4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44435CC" w14:textId="3C414DC8" w:rsidR="00E77B4B" w:rsidRPr="00E77B4B" w:rsidRDefault="000465EC" w:rsidP="00E77B4B">
          <w:pPr>
            <w:pStyle w:val="21"/>
            <w:tabs>
              <w:tab w:val="left" w:pos="880"/>
              <w:tab w:val="right" w:leader="dot" w:pos="9345"/>
            </w:tabs>
            <w:spacing w:line="360" w:lineRule="auto"/>
            <w:rPr>
              <w:rFonts w:ascii="Times New Roman" w:hAnsi="Times New Roman"/>
              <w:noProof/>
              <w:sz w:val="28"/>
              <w:szCs w:val="28"/>
            </w:rPr>
          </w:pPr>
          <w:hyperlink w:anchor="_Toc168921867" w:history="1">
            <w:r w:rsidR="00E77B4B" w:rsidRPr="00E77B4B">
              <w:rPr>
                <w:rStyle w:val="a5"/>
                <w:rFonts w:ascii="Times New Roman" w:hAnsi="Times New Roman"/>
                <w:noProof/>
                <w:color w:val="auto"/>
                <w:sz w:val="28"/>
                <w:szCs w:val="28"/>
              </w:rPr>
              <w:t>1.1</w:t>
            </w:r>
            <w:r w:rsidR="00E77B4B" w:rsidRPr="00E77B4B">
              <w:rPr>
                <w:rFonts w:ascii="Times New Roman" w:hAnsi="Times New Roman"/>
                <w:noProof/>
                <w:sz w:val="28"/>
                <w:szCs w:val="28"/>
              </w:rPr>
              <w:tab/>
            </w:r>
            <w:r w:rsidR="00E77B4B" w:rsidRPr="00E77B4B">
              <w:rPr>
                <w:rStyle w:val="a5"/>
                <w:rFonts w:ascii="Times New Roman" w:hAnsi="Times New Roman"/>
                <w:noProof/>
                <w:color w:val="auto"/>
                <w:sz w:val="28"/>
                <w:szCs w:val="28"/>
              </w:rPr>
              <w:t>Общая характеристика предметной области</w:t>
            </w:r>
            <w:r w:rsidR="00E77B4B" w:rsidRPr="00E77B4B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E77B4B" w:rsidRPr="00E77B4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E77B4B" w:rsidRPr="00E77B4B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_Toc168921867 \h </w:instrText>
            </w:r>
            <w:r w:rsidR="00E77B4B" w:rsidRPr="00E77B4B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E77B4B" w:rsidRPr="00E77B4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E77B4B" w:rsidRPr="00E77B4B">
              <w:rPr>
                <w:rFonts w:ascii="Times New Roman" w:hAnsi="Times New Roman"/>
                <w:noProof/>
                <w:webHidden/>
                <w:sz w:val="28"/>
                <w:szCs w:val="28"/>
              </w:rPr>
              <w:t>9</w:t>
            </w:r>
            <w:r w:rsidR="00E77B4B" w:rsidRPr="00E77B4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7D0ABD3" w14:textId="0FF92431" w:rsidR="00E77B4B" w:rsidRPr="00E77B4B" w:rsidRDefault="000465EC" w:rsidP="00E77B4B">
          <w:pPr>
            <w:pStyle w:val="31"/>
            <w:tabs>
              <w:tab w:val="left" w:pos="1320"/>
              <w:tab w:val="right" w:leader="dot" w:pos="9345"/>
            </w:tabs>
            <w:spacing w:line="360" w:lineRule="auto"/>
            <w:rPr>
              <w:rFonts w:ascii="Times New Roman" w:hAnsi="Times New Roman"/>
              <w:noProof/>
              <w:sz w:val="28"/>
              <w:szCs w:val="28"/>
            </w:rPr>
          </w:pPr>
          <w:hyperlink w:anchor="_Toc168921868" w:history="1">
            <w:r w:rsidR="00E77B4B" w:rsidRPr="00E77B4B">
              <w:rPr>
                <w:rStyle w:val="a5"/>
                <w:rFonts w:ascii="Times New Roman" w:hAnsi="Times New Roman"/>
                <w:noProof/>
                <w:color w:val="auto"/>
                <w:sz w:val="28"/>
                <w:szCs w:val="28"/>
              </w:rPr>
              <w:t>1.1.1</w:t>
            </w:r>
            <w:r w:rsidR="00E77B4B" w:rsidRPr="00E77B4B">
              <w:rPr>
                <w:rFonts w:ascii="Times New Roman" w:hAnsi="Times New Roman"/>
                <w:noProof/>
                <w:sz w:val="28"/>
                <w:szCs w:val="28"/>
              </w:rPr>
              <w:tab/>
            </w:r>
            <w:r w:rsidR="00E77B4B" w:rsidRPr="00E77B4B">
              <w:rPr>
                <w:rStyle w:val="a5"/>
                <w:rFonts w:ascii="Times New Roman" w:hAnsi="Times New Roman"/>
                <w:noProof/>
                <w:color w:val="auto"/>
                <w:sz w:val="28"/>
                <w:szCs w:val="28"/>
              </w:rPr>
              <w:t>Характеристика объекта исследования</w:t>
            </w:r>
            <w:r w:rsidR="00E77B4B" w:rsidRPr="00E77B4B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E77B4B" w:rsidRPr="00E77B4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E77B4B" w:rsidRPr="00E77B4B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_Toc168921868 \h </w:instrText>
            </w:r>
            <w:r w:rsidR="00E77B4B" w:rsidRPr="00E77B4B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E77B4B" w:rsidRPr="00E77B4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E77B4B" w:rsidRPr="00E77B4B">
              <w:rPr>
                <w:rFonts w:ascii="Times New Roman" w:hAnsi="Times New Roman"/>
                <w:noProof/>
                <w:webHidden/>
                <w:sz w:val="28"/>
                <w:szCs w:val="28"/>
              </w:rPr>
              <w:t>9</w:t>
            </w:r>
            <w:r w:rsidR="00E77B4B" w:rsidRPr="00E77B4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B5C99E3" w14:textId="45824C00" w:rsidR="00E77B4B" w:rsidRPr="00E77B4B" w:rsidRDefault="000465EC" w:rsidP="00E77B4B">
          <w:pPr>
            <w:pStyle w:val="31"/>
            <w:tabs>
              <w:tab w:val="left" w:pos="1320"/>
              <w:tab w:val="right" w:leader="dot" w:pos="9345"/>
            </w:tabs>
            <w:spacing w:line="360" w:lineRule="auto"/>
            <w:rPr>
              <w:rFonts w:ascii="Times New Roman" w:hAnsi="Times New Roman"/>
              <w:noProof/>
              <w:sz w:val="28"/>
              <w:szCs w:val="28"/>
            </w:rPr>
          </w:pPr>
          <w:hyperlink w:anchor="_Toc168921869" w:history="1">
            <w:r w:rsidR="00E77B4B" w:rsidRPr="00E77B4B">
              <w:rPr>
                <w:rStyle w:val="a5"/>
                <w:rFonts w:ascii="Times New Roman" w:eastAsiaTheme="minorHAnsi" w:hAnsi="Times New Roman"/>
                <w:noProof/>
                <w:color w:val="auto"/>
                <w:sz w:val="28"/>
                <w:szCs w:val="28"/>
              </w:rPr>
              <w:t>1.1.2</w:t>
            </w:r>
            <w:r w:rsidR="00E77B4B" w:rsidRPr="00E77B4B">
              <w:rPr>
                <w:rFonts w:ascii="Times New Roman" w:hAnsi="Times New Roman"/>
                <w:noProof/>
                <w:sz w:val="28"/>
                <w:szCs w:val="28"/>
              </w:rPr>
              <w:tab/>
            </w:r>
            <w:r w:rsidR="00E77B4B" w:rsidRPr="00E77B4B">
              <w:rPr>
                <w:rStyle w:val="a5"/>
                <w:rFonts w:ascii="Times New Roman" w:hAnsi="Times New Roman"/>
                <w:noProof/>
                <w:color w:val="auto"/>
                <w:sz w:val="28"/>
                <w:szCs w:val="28"/>
              </w:rPr>
              <w:t>Характеристика предмета исследования</w:t>
            </w:r>
            <w:r w:rsidR="00E77B4B" w:rsidRPr="00E77B4B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E77B4B" w:rsidRPr="00E77B4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E77B4B" w:rsidRPr="00E77B4B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_Toc168921869 \h </w:instrText>
            </w:r>
            <w:r w:rsidR="00E77B4B" w:rsidRPr="00E77B4B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E77B4B" w:rsidRPr="00E77B4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E77B4B" w:rsidRPr="00E77B4B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11</w:t>
            </w:r>
            <w:r w:rsidR="00E77B4B" w:rsidRPr="00E77B4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A888A4F" w14:textId="202E07B9" w:rsidR="00E77B4B" w:rsidRPr="00E77B4B" w:rsidRDefault="000465EC" w:rsidP="00E77B4B">
          <w:pPr>
            <w:pStyle w:val="31"/>
            <w:tabs>
              <w:tab w:val="left" w:pos="1320"/>
              <w:tab w:val="right" w:leader="dot" w:pos="9345"/>
            </w:tabs>
            <w:spacing w:line="360" w:lineRule="auto"/>
            <w:rPr>
              <w:rFonts w:ascii="Times New Roman" w:hAnsi="Times New Roman"/>
              <w:noProof/>
              <w:sz w:val="28"/>
              <w:szCs w:val="28"/>
            </w:rPr>
          </w:pPr>
          <w:hyperlink w:anchor="_Toc168921870" w:history="1">
            <w:r w:rsidR="00E77B4B" w:rsidRPr="00E77B4B">
              <w:rPr>
                <w:rStyle w:val="a5"/>
                <w:rFonts w:ascii="Times New Roman" w:eastAsiaTheme="minorHAnsi" w:hAnsi="Times New Roman"/>
                <w:noProof/>
                <w:color w:val="auto"/>
                <w:sz w:val="28"/>
                <w:szCs w:val="28"/>
              </w:rPr>
              <w:t>1.1.3</w:t>
            </w:r>
            <w:r w:rsidR="00E77B4B" w:rsidRPr="00E77B4B">
              <w:rPr>
                <w:rFonts w:ascii="Times New Roman" w:hAnsi="Times New Roman"/>
                <w:noProof/>
                <w:sz w:val="28"/>
                <w:szCs w:val="28"/>
              </w:rPr>
              <w:tab/>
            </w:r>
            <w:r w:rsidR="00E77B4B" w:rsidRPr="00E77B4B">
              <w:rPr>
                <w:rStyle w:val="a5"/>
                <w:rFonts w:ascii="Times New Roman" w:hAnsi="Times New Roman"/>
                <w:noProof/>
                <w:color w:val="auto"/>
                <w:sz w:val="28"/>
                <w:szCs w:val="28"/>
              </w:rPr>
              <w:t>Существующая технология выполнения выбранной функции управления</w:t>
            </w:r>
            <w:r w:rsidR="00E77B4B" w:rsidRPr="00E77B4B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E77B4B" w:rsidRPr="00E77B4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E77B4B" w:rsidRPr="00E77B4B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_Toc168921870 \h </w:instrText>
            </w:r>
            <w:r w:rsidR="00E77B4B" w:rsidRPr="00E77B4B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E77B4B" w:rsidRPr="00E77B4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E77B4B" w:rsidRPr="00E77B4B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12</w:t>
            </w:r>
            <w:r w:rsidR="00E77B4B" w:rsidRPr="00E77B4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32EC174" w14:textId="225295AB" w:rsidR="00E77B4B" w:rsidRPr="00E77B4B" w:rsidRDefault="000465EC" w:rsidP="00E77B4B">
          <w:pPr>
            <w:pStyle w:val="21"/>
            <w:tabs>
              <w:tab w:val="left" w:pos="880"/>
              <w:tab w:val="right" w:leader="dot" w:pos="9345"/>
            </w:tabs>
            <w:spacing w:line="360" w:lineRule="auto"/>
            <w:rPr>
              <w:rFonts w:ascii="Times New Roman" w:hAnsi="Times New Roman"/>
              <w:noProof/>
              <w:sz w:val="28"/>
              <w:szCs w:val="28"/>
            </w:rPr>
          </w:pPr>
          <w:hyperlink w:anchor="_Toc168921871" w:history="1">
            <w:r w:rsidR="00E77B4B" w:rsidRPr="00E77B4B">
              <w:rPr>
                <w:rStyle w:val="a5"/>
                <w:rFonts w:ascii="Times New Roman" w:hAnsi="Times New Roman"/>
                <w:noProof/>
                <w:color w:val="auto"/>
                <w:sz w:val="28"/>
                <w:szCs w:val="28"/>
                <w:lang w:val="en-US"/>
              </w:rPr>
              <w:t>1.2</w:t>
            </w:r>
            <w:r w:rsidR="00E77B4B" w:rsidRPr="00E77B4B">
              <w:rPr>
                <w:rFonts w:ascii="Times New Roman" w:hAnsi="Times New Roman"/>
                <w:noProof/>
                <w:sz w:val="28"/>
                <w:szCs w:val="28"/>
              </w:rPr>
              <w:tab/>
            </w:r>
            <w:r w:rsidR="00E77B4B" w:rsidRPr="00E77B4B">
              <w:rPr>
                <w:rStyle w:val="a5"/>
                <w:rFonts w:ascii="Times New Roman" w:hAnsi="Times New Roman"/>
                <w:noProof/>
                <w:color w:val="auto"/>
                <w:sz w:val="28"/>
                <w:szCs w:val="28"/>
              </w:rPr>
              <w:t>Описание экономической сущности исследуемых задач</w:t>
            </w:r>
            <w:r w:rsidR="00E77B4B" w:rsidRPr="00E77B4B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E77B4B" w:rsidRPr="00E77B4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E77B4B" w:rsidRPr="00E77B4B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_Toc168921871 \h </w:instrText>
            </w:r>
            <w:r w:rsidR="00E77B4B" w:rsidRPr="00E77B4B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E77B4B" w:rsidRPr="00E77B4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E77B4B" w:rsidRPr="00E77B4B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14</w:t>
            </w:r>
            <w:r w:rsidR="00E77B4B" w:rsidRPr="00E77B4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3C0674B" w14:textId="288BA6B9" w:rsidR="00E77B4B" w:rsidRPr="00E77B4B" w:rsidRDefault="000465EC" w:rsidP="00E77B4B">
          <w:pPr>
            <w:pStyle w:val="21"/>
            <w:tabs>
              <w:tab w:val="left" w:pos="880"/>
              <w:tab w:val="right" w:leader="dot" w:pos="9345"/>
            </w:tabs>
            <w:spacing w:line="360" w:lineRule="auto"/>
            <w:rPr>
              <w:rFonts w:ascii="Times New Roman" w:hAnsi="Times New Roman"/>
              <w:noProof/>
              <w:sz w:val="28"/>
              <w:szCs w:val="28"/>
            </w:rPr>
          </w:pPr>
          <w:hyperlink w:anchor="_Toc168921872" w:history="1">
            <w:r w:rsidR="00E77B4B" w:rsidRPr="00E77B4B">
              <w:rPr>
                <w:rStyle w:val="a5"/>
                <w:rFonts w:ascii="Times New Roman" w:eastAsiaTheme="minorHAnsi" w:hAnsi="Times New Roman"/>
                <w:noProof/>
                <w:color w:val="auto"/>
                <w:sz w:val="28"/>
                <w:szCs w:val="28"/>
              </w:rPr>
              <w:t>1.3</w:t>
            </w:r>
            <w:r w:rsidR="00E77B4B" w:rsidRPr="00E77B4B">
              <w:rPr>
                <w:rFonts w:ascii="Times New Roman" w:hAnsi="Times New Roman"/>
                <w:noProof/>
                <w:sz w:val="28"/>
                <w:szCs w:val="28"/>
              </w:rPr>
              <w:tab/>
            </w:r>
            <w:r w:rsidR="00E77B4B" w:rsidRPr="00E77B4B">
              <w:rPr>
                <w:rStyle w:val="a5"/>
                <w:rFonts w:ascii="Times New Roman" w:hAnsi="Times New Roman"/>
                <w:noProof/>
                <w:color w:val="auto"/>
                <w:sz w:val="28"/>
                <w:szCs w:val="28"/>
              </w:rPr>
              <w:t>Постановка задачи на разработку ИС</w:t>
            </w:r>
            <w:r w:rsidR="00E77B4B" w:rsidRPr="00E77B4B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E77B4B" w:rsidRPr="00E77B4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E77B4B" w:rsidRPr="00E77B4B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_Toc168921872 \h </w:instrText>
            </w:r>
            <w:r w:rsidR="00E77B4B" w:rsidRPr="00E77B4B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E77B4B" w:rsidRPr="00E77B4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E77B4B" w:rsidRPr="00E77B4B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14</w:t>
            </w:r>
            <w:r w:rsidR="00E77B4B" w:rsidRPr="00E77B4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7476E27" w14:textId="238C9F31" w:rsidR="00E77B4B" w:rsidRPr="00E77B4B" w:rsidRDefault="000465EC" w:rsidP="00E77B4B">
          <w:pPr>
            <w:pStyle w:val="21"/>
            <w:tabs>
              <w:tab w:val="left" w:pos="880"/>
              <w:tab w:val="right" w:leader="dot" w:pos="9345"/>
            </w:tabs>
            <w:spacing w:line="360" w:lineRule="auto"/>
            <w:rPr>
              <w:rFonts w:ascii="Times New Roman" w:hAnsi="Times New Roman"/>
              <w:noProof/>
              <w:sz w:val="28"/>
              <w:szCs w:val="28"/>
            </w:rPr>
          </w:pPr>
          <w:hyperlink w:anchor="_Toc168921873" w:history="1">
            <w:r w:rsidR="00E77B4B" w:rsidRPr="00E77B4B">
              <w:rPr>
                <w:rStyle w:val="a5"/>
                <w:rFonts w:ascii="Times New Roman" w:hAnsi="Times New Roman"/>
                <w:noProof/>
                <w:color w:val="auto"/>
                <w:sz w:val="28"/>
                <w:szCs w:val="28"/>
              </w:rPr>
              <w:t>1.4</w:t>
            </w:r>
            <w:r w:rsidR="00E77B4B" w:rsidRPr="00E77B4B">
              <w:rPr>
                <w:rFonts w:ascii="Times New Roman" w:hAnsi="Times New Roman"/>
                <w:noProof/>
                <w:sz w:val="28"/>
                <w:szCs w:val="28"/>
              </w:rPr>
              <w:tab/>
            </w:r>
            <w:r w:rsidR="00E77B4B" w:rsidRPr="00E77B4B">
              <w:rPr>
                <w:rStyle w:val="a5"/>
                <w:rFonts w:ascii="Times New Roman" w:hAnsi="Times New Roman"/>
                <w:noProof/>
                <w:color w:val="auto"/>
                <w:sz w:val="28"/>
                <w:szCs w:val="28"/>
              </w:rPr>
              <w:t>Анализ существующих разработок</w:t>
            </w:r>
            <w:r w:rsidR="00E77B4B" w:rsidRPr="00E77B4B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E77B4B" w:rsidRPr="00E77B4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E77B4B" w:rsidRPr="00E77B4B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_Toc168921873 \h </w:instrText>
            </w:r>
            <w:r w:rsidR="00E77B4B" w:rsidRPr="00E77B4B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E77B4B" w:rsidRPr="00E77B4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E77B4B" w:rsidRPr="00E77B4B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15</w:t>
            </w:r>
            <w:r w:rsidR="00E77B4B" w:rsidRPr="00E77B4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A59BA11" w14:textId="48A57642" w:rsidR="00E77B4B" w:rsidRPr="00E77B4B" w:rsidRDefault="000465EC" w:rsidP="00E77B4B">
          <w:pPr>
            <w:pStyle w:val="12"/>
            <w:tabs>
              <w:tab w:val="left" w:pos="440"/>
              <w:tab w:val="right" w:leader="dot" w:pos="9345"/>
            </w:tabs>
            <w:spacing w:line="360" w:lineRule="auto"/>
            <w:rPr>
              <w:rFonts w:ascii="Times New Roman" w:hAnsi="Times New Roman"/>
              <w:noProof/>
              <w:sz w:val="28"/>
              <w:szCs w:val="28"/>
            </w:rPr>
          </w:pPr>
          <w:hyperlink w:anchor="_Toc168921874" w:history="1">
            <w:r w:rsidR="00E77B4B" w:rsidRPr="00E77B4B">
              <w:rPr>
                <w:rStyle w:val="a5"/>
                <w:rFonts w:ascii="Times New Roman" w:eastAsiaTheme="minorHAnsi" w:hAnsi="Times New Roman"/>
                <w:noProof/>
                <w:color w:val="auto"/>
                <w:sz w:val="28"/>
                <w:szCs w:val="28"/>
              </w:rPr>
              <w:t>2</w:t>
            </w:r>
            <w:r w:rsidR="00E77B4B" w:rsidRPr="00E77B4B">
              <w:rPr>
                <w:rFonts w:ascii="Times New Roman" w:hAnsi="Times New Roman"/>
                <w:noProof/>
                <w:sz w:val="28"/>
                <w:szCs w:val="28"/>
              </w:rPr>
              <w:tab/>
            </w:r>
            <w:r w:rsidR="00E77B4B" w:rsidRPr="00E77B4B">
              <w:rPr>
                <w:rStyle w:val="a5"/>
                <w:rFonts w:ascii="Times New Roman" w:hAnsi="Times New Roman"/>
                <w:noProof/>
                <w:color w:val="auto"/>
                <w:sz w:val="28"/>
                <w:szCs w:val="28"/>
              </w:rPr>
              <w:t>ПРОЕКТНАЯ ЧАСТЬ</w:t>
            </w:r>
            <w:r w:rsidR="00E77B4B" w:rsidRPr="00E77B4B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E77B4B" w:rsidRPr="00E77B4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E77B4B" w:rsidRPr="00E77B4B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_Toc168921874 \h </w:instrText>
            </w:r>
            <w:r w:rsidR="00E77B4B" w:rsidRPr="00E77B4B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E77B4B" w:rsidRPr="00E77B4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E77B4B" w:rsidRPr="00E77B4B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17</w:t>
            </w:r>
            <w:r w:rsidR="00E77B4B" w:rsidRPr="00E77B4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F43E73A" w14:textId="510FCB84" w:rsidR="00E77B4B" w:rsidRPr="00E77B4B" w:rsidRDefault="000465EC" w:rsidP="00E77B4B">
          <w:pPr>
            <w:pStyle w:val="21"/>
            <w:tabs>
              <w:tab w:val="right" w:leader="dot" w:pos="9345"/>
            </w:tabs>
            <w:spacing w:line="360" w:lineRule="auto"/>
            <w:rPr>
              <w:rFonts w:ascii="Times New Roman" w:hAnsi="Times New Roman"/>
              <w:noProof/>
              <w:sz w:val="28"/>
              <w:szCs w:val="28"/>
            </w:rPr>
          </w:pPr>
          <w:hyperlink w:anchor="_Toc168921875" w:history="1">
            <w:r w:rsidR="00E77B4B" w:rsidRPr="00E77B4B">
              <w:rPr>
                <w:rStyle w:val="a5"/>
                <w:rFonts w:ascii="Times New Roman" w:hAnsi="Times New Roman"/>
                <w:noProof/>
                <w:color w:val="auto"/>
                <w:sz w:val="28"/>
                <w:szCs w:val="28"/>
              </w:rPr>
              <w:t>2.1 Описание функциональных подсистем ИС</w:t>
            </w:r>
            <w:r w:rsidR="00E77B4B" w:rsidRPr="00E77B4B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E77B4B" w:rsidRPr="00E77B4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E77B4B" w:rsidRPr="00E77B4B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_Toc168921875 \h </w:instrText>
            </w:r>
            <w:r w:rsidR="00E77B4B" w:rsidRPr="00E77B4B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E77B4B" w:rsidRPr="00E77B4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E77B4B" w:rsidRPr="00E77B4B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17</w:t>
            </w:r>
            <w:r w:rsidR="00E77B4B" w:rsidRPr="00E77B4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B0AA017" w14:textId="0D42FA45" w:rsidR="00E77B4B" w:rsidRPr="00E77B4B" w:rsidRDefault="000465EC" w:rsidP="00E77B4B">
          <w:pPr>
            <w:pStyle w:val="21"/>
            <w:tabs>
              <w:tab w:val="right" w:leader="dot" w:pos="9345"/>
            </w:tabs>
            <w:spacing w:line="360" w:lineRule="auto"/>
            <w:rPr>
              <w:rFonts w:ascii="Times New Roman" w:hAnsi="Times New Roman"/>
              <w:noProof/>
              <w:sz w:val="28"/>
              <w:szCs w:val="28"/>
            </w:rPr>
          </w:pPr>
          <w:hyperlink w:anchor="_Toc168921876" w:history="1">
            <w:r w:rsidR="00E77B4B" w:rsidRPr="00E77B4B">
              <w:rPr>
                <w:rStyle w:val="a5"/>
                <w:rFonts w:ascii="Times New Roman" w:hAnsi="Times New Roman"/>
                <w:noProof/>
                <w:color w:val="auto"/>
                <w:sz w:val="28"/>
                <w:szCs w:val="28"/>
              </w:rPr>
              <w:t>2.2 Описание обеспечивающих подсистем ИС</w:t>
            </w:r>
            <w:r w:rsidR="00E77B4B" w:rsidRPr="00E77B4B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E77B4B" w:rsidRPr="00E77B4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E77B4B" w:rsidRPr="00E77B4B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_Toc168921876 \h </w:instrText>
            </w:r>
            <w:r w:rsidR="00E77B4B" w:rsidRPr="00E77B4B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E77B4B" w:rsidRPr="00E77B4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E77B4B" w:rsidRPr="00E77B4B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17</w:t>
            </w:r>
            <w:r w:rsidR="00E77B4B" w:rsidRPr="00E77B4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1AC94A9" w14:textId="258EB2A0" w:rsidR="00E77B4B" w:rsidRPr="00E77B4B" w:rsidRDefault="000465EC" w:rsidP="00E77B4B">
          <w:pPr>
            <w:pStyle w:val="31"/>
            <w:tabs>
              <w:tab w:val="right" w:leader="dot" w:pos="9345"/>
            </w:tabs>
            <w:spacing w:line="360" w:lineRule="auto"/>
            <w:rPr>
              <w:rFonts w:ascii="Times New Roman" w:hAnsi="Times New Roman"/>
              <w:noProof/>
              <w:sz w:val="28"/>
              <w:szCs w:val="28"/>
            </w:rPr>
          </w:pPr>
          <w:hyperlink w:anchor="_Toc168921877" w:history="1">
            <w:r w:rsidR="00E77B4B" w:rsidRPr="00E77B4B">
              <w:rPr>
                <w:rStyle w:val="a5"/>
                <w:rFonts w:ascii="Times New Roman" w:hAnsi="Times New Roman"/>
                <w:noProof/>
                <w:color w:val="auto"/>
                <w:sz w:val="28"/>
                <w:szCs w:val="28"/>
              </w:rPr>
              <w:t>2.2.1 Организационное обеспечение</w:t>
            </w:r>
            <w:r w:rsidR="00E77B4B" w:rsidRPr="00E77B4B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E77B4B" w:rsidRPr="00E77B4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E77B4B" w:rsidRPr="00E77B4B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_Toc168921877 \h </w:instrText>
            </w:r>
            <w:r w:rsidR="00E77B4B" w:rsidRPr="00E77B4B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E77B4B" w:rsidRPr="00E77B4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E77B4B" w:rsidRPr="00E77B4B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17</w:t>
            </w:r>
            <w:r w:rsidR="00E77B4B" w:rsidRPr="00E77B4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4CFC614" w14:textId="518658B2" w:rsidR="00E77B4B" w:rsidRPr="00E77B4B" w:rsidRDefault="000465EC" w:rsidP="00E77B4B">
          <w:pPr>
            <w:pStyle w:val="21"/>
            <w:tabs>
              <w:tab w:val="right" w:leader="dot" w:pos="9345"/>
            </w:tabs>
            <w:spacing w:line="360" w:lineRule="auto"/>
            <w:rPr>
              <w:rFonts w:ascii="Times New Roman" w:hAnsi="Times New Roman"/>
              <w:noProof/>
              <w:sz w:val="28"/>
              <w:szCs w:val="28"/>
            </w:rPr>
          </w:pPr>
          <w:hyperlink w:anchor="_Toc168921878" w:history="1">
            <w:r w:rsidR="00E77B4B" w:rsidRPr="00E77B4B">
              <w:rPr>
                <w:rStyle w:val="a5"/>
                <w:rFonts w:ascii="Times New Roman" w:hAnsi="Times New Roman"/>
                <w:noProof/>
                <w:color w:val="auto"/>
                <w:sz w:val="28"/>
                <w:szCs w:val="28"/>
              </w:rPr>
              <w:t>2.3 Обоснование выбора средств разработки</w:t>
            </w:r>
            <w:r w:rsidR="00E77B4B" w:rsidRPr="00E77B4B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E77B4B" w:rsidRPr="00E77B4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E77B4B" w:rsidRPr="00E77B4B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_Toc168921878 \h </w:instrText>
            </w:r>
            <w:r w:rsidR="00E77B4B" w:rsidRPr="00E77B4B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E77B4B" w:rsidRPr="00E77B4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E77B4B" w:rsidRPr="00E77B4B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18</w:t>
            </w:r>
            <w:r w:rsidR="00E77B4B" w:rsidRPr="00E77B4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1EEA6F6" w14:textId="7D7F8E33" w:rsidR="00E77B4B" w:rsidRPr="00E77B4B" w:rsidRDefault="000465EC" w:rsidP="00E77B4B">
          <w:pPr>
            <w:pStyle w:val="31"/>
            <w:tabs>
              <w:tab w:val="right" w:leader="dot" w:pos="9345"/>
            </w:tabs>
            <w:spacing w:line="360" w:lineRule="auto"/>
            <w:rPr>
              <w:rFonts w:ascii="Times New Roman" w:hAnsi="Times New Roman"/>
              <w:noProof/>
              <w:sz w:val="28"/>
              <w:szCs w:val="28"/>
            </w:rPr>
          </w:pPr>
          <w:hyperlink w:anchor="_Toc168921879" w:history="1">
            <w:r w:rsidR="00E77B4B" w:rsidRPr="00E77B4B">
              <w:rPr>
                <w:rStyle w:val="a5"/>
                <w:rFonts w:ascii="Times New Roman" w:hAnsi="Times New Roman"/>
                <w:noProof/>
                <w:color w:val="auto"/>
                <w:sz w:val="28"/>
                <w:szCs w:val="28"/>
              </w:rPr>
              <w:t>2.3.1 Обоснование выбора средств разработки клиентской части ИС</w:t>
            </w:r>
            <w:r w:rsidR="00E77B4B" w:rsidRPr="00E77B4B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E77B4B" w:rsidRPr="00E77B4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E77B4B" w:rsidRPr="00E77B4B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_Toc168921879 \h </w:instrText>
            </w:r>
            <w:r w:rsidR="00E77B4B" w:rsidRPr="00E77B4B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E77B4B" w:rsidRPr="00E77B4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E77B4B" w:rsidRPr="00E77B4B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18</w:t>
            </w:r>
            <w:r w:rsidR="00E77B4B" w:rsidRPr="00E77B4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B87FFF6" w14:textId="7CB4E790" w:rsidR="00E77B4B" w:rsidRPr="00E77B4B" w:rsidRDefault="000465EC" w:rsidP="00E77B4B">
          <w:pPr>
            <w:pStyle w:val="31"/>
            <w:tabs>
              <w:tab w:val="right" w:leader="dot" w:pos="9345"/>
            </w:tabs>
            <w:spacing w:line="360" w:lineRule="auto"/>
            <w:rPr>
              <w:rFonts w:ascii="Times New Roman" w:hAnsi="Times New Roman"/>
              <w:noProof/>
              <w:sz w:val="28"/>
              <w:szCs w:val="28"/>
            </w:rPr>
          </w:pPr>
          <w:hyperlink w:anchor="_Toc168921880" w:history="1">
            <w:r w:rsidR="00E77B4B" w:rsidRPr="00E77B4B">
              <w:rPr>
                <w:rStyle w:val="a5"/>
                <w:rFonts w:ascii="Times New Roman" w:hAnsi="Times New Roman"/>
                <w:noProof/>
                <w:color w:val="auto"/>
                <w:sz w:val="28"/>
                <w:szCs w:val="28"/>
              </w:rPr>
              <w:t>2.3.2 Обоснование выбора СУБД</w:t>
            </w:r>
            <w:r w:rsidR="00E77B4B" w:rsidRPr="00E77B4B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E77B4B" w:rsidRPr="00E77B4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E77B4B" w:rsidRPr="00E77B4B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_Toc168921880 \h </w:instrText>
            </w:r>
            <w:r w:rsidR="00E77B4B" w:rsidRPr="00E77B4B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E77B4B" w:rsidRPr="00E77B4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E77B4B" w:rsidRPr="00E77B4B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19</w:t>
            </w:r>
            <w:r w:rsidR="00E77B4B" w:rsidRPr="00E77B4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B735CFB" w14:textId="053E0CB4" w:rsidR="00E77B4B" w:rsidRPr="00E77B4B" w:rsidRDefault="000465EC" w:rsidP="00E77B4B">
          <w:pPr>
            <w:pStyle w:val="21"/>
            <w:tabs>
              <w:tab w:val="right" w:leader="dot" w:pos="9345"/>
            </w:tabs>
            <w:spacing w:line="360" w:lineRule="auto"/>
            <w:rPr>
              <w:rFonts w:ascii="Times New Roman" w:hAnsi="Times New Roman"/>
              <w:noProof/>
              <w:sz w:val="28"/>
              <w:szCs w:val="28"/>
            </w:rPr>
          </w:pPr>
          <w:hyperlink w:anchor="_Toc168921881" w:history="1">
            <w:r w:rsidR="00E77B4B" w:rsidRPr="00E77B4B">
              <w:rPr>
                <w:rStyle w:val="a5"/>
                <w:rFonts w:ascii="Times New Roman" w:hAnsi="Times New Roman"/>
                <w:noProof/>
                <w:color w:val="auto"/>
                <w:sz w:val="28"/>
                <w:szCs w:val="28"/>
              </w:rPr>
              <w:t>2.4 Описание реализации БД</w:t>
            </w:r>
            <w:r w:rsidR="00E77B4B" w:rsidRPr="00E77B4B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E77B4B" w:rsidRPr="00E77B4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E77B4B" w:rsidRPr="00E77B4B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_Toc168921881 \h </w:instrText>
            </w:r>
            <w:r w:rsidR="00E77B4B" w:rsidRPr="00E77B4B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E77B4B" w:rsidRPr="00E77B4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E77B4B" w:rsidRPr="00E77B4B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21</w:t>
            </w:r>
            <w:r w:rsidR="00E77B4B" w:rsidRPr="00E77B4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3C2D024" w14:textId="2D79382B" w:rsidR="00E77B4B" w:rsidRPr="00E77B4B" w:rsidRDefault="000465EC" w:rsidP="00E77B4B">
          <w:pPr>
            <w:pStyle w:val="21"/>
            <w:tabs>
              <w:tab w:val="right" w:leader="dot" w:pos="9345"/>
            </w:tabs>
            <w:spacing w:line="360" w:lineRule="auto"/>
            <w:rPr>
              <w:rFonts w:ascii="Times New Roman" w:hAnsi="Times New Roman"/>
              <w:noProof/>
              <w:sz w:val="28"/>
              <w:szCs w:val="28"/>
            </w:rPr>
          </w:pPr>
          <w:hyperlink w:anchor="_Toc168921882" w:history="1">
            <w:r w:rsidR="00E77B4B" w:rsidRPr="00E77B4B">
              <w:rPr>
                <w:rStyle w:val="a5"/>
                <w:rFonts w:ascii="Times New Roman" w:hAnsi="Times New Roman"/>
                <w:noProof/>
                <w:color w:val="auto"/>
                <w:sz w:val="28"/>
                <w:szCs w:val="28"/>
              </w:rPr>
              <w:t>2.5 Описание реализации клиентской части ИС</w:t>
            </w:r>
            <w:r w:rsidR="00E77B4B" w:rsidRPr="00E77B4B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E77B4B" w:rsidRPr="00E77B4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E77B4B" w:rsidRPr="00E77B4B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_Toc168921882 \h </w:instrText>
            </w:r>
            <w:r w:rsidR="00E77B4B" w:rsidRPr="00E77B4B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E77B4B" w:rsidRPr="00E77B4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E77B4B" w:rsidRPr="00E77B4B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24</w:t>
            </w:r>
            <w:r w:rsidR="00E77B4B" w:rsidRPr="00E77B4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3B7CF70" w14:textId="5F07CDDC" w:rsidR="00E77B4B" w:rsidRPr="00E77B4B" w:rsidRDefault="000465EC" w:rsidP="00E77B4B">
          <w:pPr>
            <w:pStyle w:val="21"/>
            <w:tabs>
              <w:tab w:val="right" w:leader="dot" w:pos="9345"/>
            </w:tabs>
            <w:spacing w:line="360" w:lineRule="auto"/>
            <w:rPr>
              <w:rFonts w:ascii="Times New Roman" w:hAnsi="Times New Roman"/>
              <w:noProof/>
              <w:sz w:val="28"/>
              <w:szCs w:val="28"/>
            </w:rPr>
          </w:pPr>
          <w:hyperlink w:anchor="_Toc168921883" w:history="1">
            <w:r w:rsidR="00E77B4B" w:rsidRPr="00E77B4B">
              <w:rPr>
                <w:rStyle w:val="a5"/>
                <w:rFonts w:ascii="Times New Roman" w:hAnsi="Times New Roman"/>
                <w:noProof/>
                <w:color w:val="auto"/>
                <w:sz w:val="28"/>
                <w:szCs w:val="28"/>
              </w:rPr>
              <w:t>2.6 Обеспечение информационной безопасности при эксплуатации ИС</w:t>
            </w:r>
            <w:r w:rsidR="00E77B4B" w:rsidRPr="00E77B4B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E77B4B" w:rsidRPr="00E77B4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E77B4B" w:rsidRPr="00E77B4B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_Toc168921883 \h </w:instrText>
            </w:r>
            <w:r w:rsidR="00E77B4B" w:rsidRPr="00E77B4B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E77B4B" w:rsidRPr="00E77B4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E77B4B" w:rsidRPr="00E77B4B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29</w:t>
            </w:r>
            <w:r w:rsidR="00E77B4B" w:rsidRPr="00E77B4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D9DFE23" w14:textId="0B55C1AC" w:rsidR="00E77B4B" w:rsidRPr="00E77B4B" w:rsidRDefault="000465EC" w:rsidP="00E77B4B">
          <w:pPr>
            <w:pStyle w:val="21"/>
            <w:tabs>
              <w:tab w:val="right" w:leader="dot" w:pos="9345"/>
            </w:tabs>
            <w:spacing w:line="360" w:lineRule="auto"/>
            <w:rPr>
              <w:rFonts w:ascii="Times New Roman" w:hAnsi="Times New Roman"/>
              <w:noProof/>
              <w:sz w:val="28"/>
              <w:szCs w:val="28"/>
            </w:rPr>
          </w:pPr>
          <w:hyperlink w:anchor="_Toc168921884" w:history="1">
            <w:r w:rsidR="00E77B4B" w:rsidRPr="00E77B4B">
              <w:rPr>
                <w:rStyle w:val="a5"/>
                <w:rFonts w:ascii="Times New Roman" w:hAnsi="Times New Roman"/>
                <w:noProof/>
                <w:color w:val="auto"/>
                <w:sz w:val="28"/>
                <w:szCs w:val="28"/>
              </w:rPr>
              <w:t>2.8 Описание технологии работы с ИС</w:t>
            </w:r>
            <w:r w:rsidR="00E77B4B" w:rsidRPr="00E77B4B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E77B4B" w:rsidRPr="00E77B4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E77B4B" w:rsidRPr="00E77B4B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_Toc168921884 \h </w:instrText>
            </w:r>
            <w:r w:rsidR="00E77B4B" w:rsidRPr="00E77B4B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E77B4B" w:rsidRPr="00E77B4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E77B4B" w:rsidRPr="00E77B4B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30</w:t>
            </w:r>
            <w:r w:rsidR="00E77B4B" w:rsidRPr="00E77B4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12B67B2" w14:textId="65F184BB" w:rsidR="00E77B4B" w:rsidRPr="00E77B4B" w:rsidRDefault="000465EC" w:rsidP="00E77B4B">
          <w:pPr>
            <w:pStyle w:val="12"/>
            <w:tabs>
              <w:tab w:val="left" w:pos="440"/>
              <w:tab w:val="right" w:leader="dot" w:pos="9345"/>
            </w:tabs>
            <w:spacing w:line="360" w:lineRule="auto"/>
            <w:rPr>
              <w:rFonts w:ascii="Times New Roman" w:hAnsi="Times New Roman"/>
              <w:noProof/>
              <w:sz w:val="28"/>
              <w:szCs w:val="28"/>
            </w:rPr>
          </w:pPr>
          <w:hyperlink w:anchor="_Toc168921885" w:history="1">
            <w:r w:rsidR="00E77B4B" w:rsidRPr="00E77B4B">
              <w:rPr>
                <w:rStyle w:val="a5"/>
                <w:rFonts w:ascii="Times New Roman" w:hAnsi="Times New Roman"/>
                <w:noProof/>
                <w:color w:val="auto"/>
                <w:sz w:val="28"/>
                <w:szCs w:val="28"/>
              </w:rPr>
              <w:t>3</w:t>
            </w:r>
            <w:r w:rsidR="00E77B4B" w:rsidRPr="00E77B4B">
              <w:rPr>
                <w:rFonts w:ascii="Times New Roman" w:hAnsi="Times New Roman"/>
                <w:noProof/>
                <w:sz w:val="28"/>
                <w:szCs w:val="28"/>
              </w:rPr>
              <w:tab/>
            </w:r>
            <w:r w:rsidR="00E77B4B" w:rsidRPr="00E77B4B">
              <w:rPr>
                <w:rStyle w:val="a5"/>
                <w:rFonts w:ascii="Times New Roman" w:hAnsi="Times New Roman"/>
                <w:noProof/>
                <w:color w:val="auto"/>
                <w:sz w:val="28"/>
                <w:szCs w:val="28"/>
              </w:rPr>
              <w:t>Экономический раздел</w:t>
            </w:r>
            <w:r w:rsidR="00E77B4B" w:rsidRPr="00E77B4B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E77B4B" w:rsidRPr="00E77B4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E77B4B" w:rsidRPr="00E77B4B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_Toc168921885 \h </w:instrText>
            </w:r>
            <w:r w:rsidR="00E77B4B" w:rsidRPr="00E77B4B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E77B4B" w:rsidRPr="00E77B4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E77B4B" w:rsidRPr="00E77B4B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39</w:t>
            </w:r>
            <w:r w:rsidR="00E77B4B" w:rsidRPr="00E77B4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935EF8E" w14:textId="3130A9B1" w:rsidR="00E77B4B" w:rsidRPr="00E77B4B" w:rsidRDefault="000465EC" w:rsidP="00E77B4B">
          <w:pPr>
            <w:pStyle w:val="21"/>
            <w:tabs>
              <w:tab w:val="right" w:leader="dot" w:pos="9345"/>
            </w:tabs>
            <w:spacing w:line="360" w:lineRule="auto"/>
            <w:rPr>
              <w:rFonts w:ascii="Times New Roman" w:hAnsi="Times New Roman"/>
              <w:noProof/>
              <w:sz w:val="28"/>
              <w:szCs w:val="28"/>
            </w:rPr>
          </w:pPr>
          <w:hyperlink w:anchor="_Toc168921886" w:history="1">
            <w:r w:rsidR="00E77B4B" w:rsidRPr="00E77B4B">
              <w:rPr>
                <w:rStyle w:val="a5"/>
                <w:rFonts w:ascii="Times New Roman" w:hAnsi="Times New Roman"/>
                <w:noProof/>
                <w:color w:val="auto"/>
                <w:sz w:val="28"/>
                <w:szCs w:val="28"/>
              </w:rPr>
              <w:t>3.1 Планирование и контроль выполнения работ</w:t>
            </w:r>
            <w:r w:rsidR="00E77B4B" w:rsidRPr="00E77B4B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E77B4B" w:rsidRPr="00E77B4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E77B4B" w:rsidRPr="00E77B4B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_Toc168921886 \h </w:instrText>
            </w:r>
            <w:r w:rsidR="00E77B4B" w:rsidRPr="00E77B4B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E77B4B" w:rsidRPr="00E77B4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E77B4B" w:rsidRPr="00E77B4B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39</w:t>
            </w:r>
            <w:r w:rsidR="00E77B4B" w:rsidRPr="00E77B4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533F6E7" w14:textId="327DFD31" w:rsidR="00E77B4B" w:rsidRPr="00E77B4B" w:rsidRDefault="000465EC" w:rsidP="00E77B4B">
          <w:pPr>
            <w:pStyle w:val="21"/>
            <w:tabs>
              <w:tab w:val="right" w:leader="dot" w:pos="9345"/>
            </w:tabs>
            <w:spacing w:line="360" w:lineRule="auto"/>
            <w:rPr>
              <w:rFonts w:ascii="Times New Roman" w:hAnsi="Times New Roman"/>
              <w:noProof/>
              <w:sz w:val="28"/>
              <w:szCs w:val="28"/>
            </w:rPr>
          </w:pPr>
          <w:hyperlink w:anchor="_Toc168921887" w:history="1">
            <w:r w:rsidR="00E77B4B" w:rsidRPr="00E77B4B">
              <w:rPr>
                <w:rStyle w:val="a5"/>
                <w:rFonts w:ascii="Times New Roman" w:hAnsi="Times New Roman"/>
                <w:noProof/>
                <w:color w:val="auto"/>
                <w:sz w:val="28"/>
                <w:szCs w:val="28"/>
              </w:rPr>
              <w:t>3.2 Расчет себестоимости разработки и внедрения ИС</w:t>
            </w:r>
            <w:r w:rsidR="00E77B4B" w:rsidRPr="00E77B4B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E77B4B" w:rsidRPr="00E77B4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E77B4B" w:rsidRPr="00E77B4B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_Toc168921887 \h </w:instrText>
            </w:r>
            <w:r w:rsidR="00E77B4B" w:rsidRPr="00E77B4B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E77B4B" w:rsidRPr="00E77B4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E77B4B" w:rsidRPr="00E77B4B">
              <w:rPr>
                <w:rFonts w:ascii="Times New Roman" w:hAnsi="Times New Roman"/>
                <w:noProof/>
                <w:webHidden/>
                <w:sz w:val="28"/>
                <w:szCs w:val="28"/>
              </w:rPr>
              <w:t>41</w:t>
            </w:r>
            <w:r w:rsidR="00E77B4B" w:rsidRPr="00E77B4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593A701" w14:textId="09192287" w:rsidR="00E77B4B" w:rsidRPr="00E77B4B" w:rsidRDefault="000465EC" w:rsidP="00E77B4B">
          <w:pPr>
            <w:pStyle w:val="21"/>
            <w:tabs>
              <w:tab w:val="right" w:leader="dot" w:pos="9345"/>
            </w:tabs>
            <w:spacing w:line="360" w:lineRule="auto"/>
            <w:rPr>
              <w:rFonts w:ascii="Times New Roman" w:hAnsi="Times New Roman"/>
              <w:noProof/>
              <w:sz w:val="28"/>
              <w:szCs w:val="28"/>
            </w:rPr>
          </w:pPr>
          <w:hyperlink w:anchor="_Toc168921888" w:history="1">
            <w:r w:rsidR="00E77B4B" w:rsidRPr="00E77B4B">
              <w:rPr>
                <w:rStyle w:val="a5"/>
                <w:rFonts w:ascii="Times New Roman" w:hAnsi="Times New Roman"/>
                <w:noProof/>
                <w:color w:val="auto"/>
                <w:sz w:val="28"/>
                <w:szCs w:val="28"/>
              </w:rPr>
              <w:t>3.3 Обоснование целесообразности разработки и внедрения ИС</w:t>
            </w:r>
            <w:r w:rsidR="00E77B4B" w:rsidRPr="00E77B4B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E77B4B" w:rsidRPr="00E77B4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E77B4B" w:rsidRPr="00E77B4B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_Toc168921888 \h </w:instrText>
            </w:r>
            <w:r w:rsidR="00E77B4B" w:rsidRPr="00E77B4B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E77B4B" w:rsidRPr="00E77B4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E77B4B" w:rsidRPr="00E77B4B">
              <w:rPr>
                <w:rFonts w:ascii="Times New Roman" w:hAnsi="Times New Roman"/>
                <w:noProof/>
                <w:webHidden/>
                <w:sz w:val="28"/>
                <w:szCs w:val="28"/>
              </w:rPr>
              <w:t>42</w:t>
            </w:r>
            <w:r w:rsidR="00E77B4B" w:rsidRPr="00E77B4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C7A95D8" w14:textId="5272A8A2" w:rsidR="00E77B4B" w:rsidRPr="00E77B4B" w:rsidRDefault="000465EC" w:rsidP="00E77B4B">
          <w:pPr>
            <w:pStyle w:val="12"/>
            <w:tabs>
              <w:tab w:val="left" w:pos="440"/>
              <w:tab w:val="right" w:leader="dot" w:pos="9345"/>
            </w:tabs>
            <w:spacing w:line="360" w:lineRule="auto"/>
            <w:rPr>
              <w:rFonts w:ascii="Times New Roman" w:hAnsi="Times New Roman"/>
              <w:noProof/>
              <w:sz w:val="28"/>
              <w:szCs w:val="28"/>
            </w:rPr>
          </w:pPr>
          <w:hyperlink w:anchor="_Toc168921889" w:history="1">
            <w:r w:rsidR="00E77B4B" w:rsidRPr="00E77B4B">
              <w:rPr>
                <w:rStyle w:val="a5"/>
                <w:rFonts w:ascii="Times New Roman" w:hAnsi="Times New Roman"/>
                <w:noProof/>
                <w:color w:val="auto"/>
                <w:sz w:val="28"/>
                <w:szCs w:val="28"/>
              </w:rPr>
              <w:t>4</w:t>
            </w:r>
            <w:r w:rsidR="00E77B4B" w:rsidRPr="00E77B4B">
              <w:rPr>
                <w:rFonts w:ascii="Times New Roman" w:hAnsi="Times New Roman"/>
                <w:noProof/>
                <w:sz w:val="28"/>
                <w:szCs w:val="28"/>
              </w:rPr>
              <w:tab/>
            </w:r>
            <w:r w:rsidR="00E77B4B" w:rsidRPr="00E77B4B">
              <w:rPr>
                <w:rStyle w:val="a5"/>
                <w:rFonts w:ascii="Times New Roman" w:hAnsi="Times New Roman"/>
                <w:noProof/>
                <w:color w:val="auto"/>
                <w:sz w:val="28"/>
                <w:szCs w:val="28"/>
              </w:rPr>
              <w:t>Безопасность и экологичность проекта</w:t>
            </w:r>
            <w:r w:rsidR="00E77B4B" w:rsidRPr="00E77B4B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E77B4B" w:rsidRPr="00E77B4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E77B4B" w:rsidRPr="00E77B4B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_Toc168921889 \h </w:instrText>
            </w:r>
            <w:r w:rsidR="00E77B4B" w:rsidRPr="00E77B4B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E77B4B" w:rsidRPr="00E77B4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E77B4B" w:rsidRPr="00E77B4B">
              <w:rPr>
                <w:rFonts w:ascii="Times New Roman" w:hAnsi="Times New Roman"/>
                <w:noProof/>
                <w:webHidden/>
                <w:sz w:val="28"/>
                <w:szCs w:val="28"/>
              </w:rPr>
              <w:t>44</w:t>
            </w:r>
            <w:r w:rsidR="00E77B4B" w:rsidRPr="00E77B4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5D3806D" w14:textId="67BD74AB" w:rsidR="00E77B4B" w:rsidRPr="00E77B4B" w:rsidRDefault="000465EC" w:rsidP="00E77B4B">
          <w:pPr>
            <w:pStyle w:val="21"/>
            <w:tabs>
              <w:tab w:val="right" w:leader="dot" w:pos="9345"/>
            </w:tabs>
            <w:spacing w:line="360" w:lineRule="auto"/>
            <w:rPr>
              <w:rFonts w:ascii="Times New Roman" w:hAnsi="Times New Roman"/>
              <w:noProof/>
              <w:sz w:val="28"/>
              <w:szCs w:val="28"/>
            </w:rPr>
          </w:pPr>
          <w:hyperlink w:anchor="_Toc168921890" w:history="1">
            <w:r w:rsidR="00E77B4B" w:rsidRPr="00E77B4B">
              <w:rPr>
                <w:rStyle w:val="a5"/>
                <w:rFonts w:ascii="Times New Roman" w:hAnsi="Times New Roman"/>
                <w:noProof/>
                <w:color w:val="auto"/>
                <w:sz w:val="28"/>
                <w:szCs w:val="28"/>
              </w:rPr>
              <w:t>4.1 Общая характеристика требований безопасности жизнедеятельности</w:t>
            </w:r>
            <w:r w:rsidR="00E77B4B" w:rsidRPr="00E77B4B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E77B4B" w:rsidRPr="00E77B4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E77B4B" w:rsidRPr="00E77B4B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_Toc168921890 \h </w:instrText>
            </w:r>
            <w:r w:rsidR="00E77B4B" w:rsidRPr="00E77B4B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E77B4B" w:rsidRPr="00E77B4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E77B4B" w:rsidRPr="00E77B4B">
              <w:rPr>
                <w:rFonts w:ascii="Times New Roman" w:hAnsi="Times New Roman"/>
                <w:noProof/>
                <w:webHidden/>
                <w:sz w:val="28"/>
                <w:szCs w:val="28"/>
              </w:rPr>
              <w:t>44</w:t>
            </w:r>
            <w:r w:rsidR="00E77B4B" w:rsidRPr="00E77B4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DF279F1" w14:textId="58823809" w:rsidR="00E77B4B" w:rsidRPr="00E77B4B" w:rsidRDefault="000465EC" w:rsidP="00E77B4B">
          <w:pPr>
            <w:pStyle w:val="21"/>
            <w:tabs>
              <w:tab w:val="right" w:leader="dot" w:pos="9345"/>
            </w:tabs>
            <w:spacing w:line="360" w:lineRule="auto"/>
            <w:rPr>
              <w:rFonts w:ascii="Times New Roman" w:hAnsi="Times New Roman"/>
              <w:noProof/>
              <w:sz w:val="28"/>
              <w:szCs w:val="28"/>
            </w:rPr>
          </w:pPr>
          <w:hyperlink w:anchor="_Toc168921891" w:history="1">
            <w:r w:rsidR="00E77B4B" w:rsidRPr="00E77B4B">
              <w:rPr>
                <w:rStyle w:val="a5"/>
                <w:rFonts w:ascii="Times New Roman" w:hAnsi="Times New Roman"/>
                <w:noProof/>
                <w:color w:val="auto"/>
                <w:sz w:val="28"/>
                <w:szCs w:val="28"/>
              </w:rPr>
              <w:t>4.2 Анализ основных опасных и вредных факторов на рабочем месте</w:t>
            </w:r>
            <w:r w:rsidR="00E77B4B" w:rsidRPr="00E77B4B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E77B4B" w:rsidRPr="00E77B4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E77B4B" w:rsidRPr="00E77B4B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_Toc168921891 \h </w:instrText>
            </w:r>
            <w:r w:rsidR="00E77B4B" w:rsidRPr="00E77B4B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E77B4B" w:rsidRPr="00E77B4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E77B4B" w:rsidRPr="00E77B4B">
              <w:rPr>
                <w:rFonts w:ascii="Times New Roman" w:hAnsi="Times New Roman"/>
                <w:noProof/>
                <w:webHidden/>
                <w:sz w:val="28"/>
                <w:szCs w:val="28"/>
              </w:rPr>
              <w:t>44</w:t>
            </w:r>
            <w:r w:rsidR="00E77B4B" w:rsidRPr="00E77B4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A3CC9B2" w14:textId="4B60CB90" w:rsidR="00E77B4B" w:rsidRPr="00E77B4B" w:rsidRDefault="000465EC" w:rsidP="00E77B4B">
          <w:pPr>
            <w:pStyle w:val="21"/>
            <w:tabs>
              <w:tab w:val="right" w:leader="dot" w:pos="9345"/>
            </w:tabs>
            <w:spacing w:line="360" w:lineRule="auto"/>
            <w:rPr>
              <w:rFonts w:ascii="Times New Roman" w:hAnsi="Times New Roman"/>
              <w:noProof/>
              <w:sz w:val="28"/>
              <w:szCs w:val="28"/>
            </w:rPr>
          </w:pPr>
          <w:hyperlink w:anchor="_Toc168921892" w:history="1">
            <w:r w:rsidR="00E77B4B" w:rsidRPr="00E77B4B">
              <w:rPr>
                <w:rStyle w:val="a5"/>
                <w:rFonts w:ascii="Times New Roman" w:hAnsi="Times New Roman"/>
                <w:noProof/>
                <w:color w:val="auto"/>
                <w:sz w:val="28"/>
                <w:szCs w:val="28"/>
              </w:rPr>
              <w:t>4.3 Общие мероприятия по обеспечению безопасности на рабочем месте</w:t>
            </w:r>
            <w:r w:rsidR="00E77B4B" w:rsidRPr="00E77B4B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E77B4B" w:rsidRPr="00E77B4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E77B4B" w:rsidRPr="00E77B4B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_Toc168921892 \h </w:instrText>
            </w:r>
            <w:r w:rsidR="00E77B4B" w:rsidRPr="00E77B4B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E77B4B" w:rsidRPr="00E77B4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E77B4B" w:rsidRPr="00E77B4B">
              <w:rPr>
                <w:rFonts w:ascii="Times New Roman" w:hAnsi="Times New Roman"/>
                <w:noProof/>
                <w:webHidden/>
                <w:sz w:val="28"/>
                <w:szCs w:val="28"/>
              </w:rPr>
              <w:t>45</w:t>
            </w:r>
            <w:r w:rsidR="00E77B4B" w:rsidRPr="00E77B4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912A5E2" w14:textId="2B9A2651" w:rsidR="00E77B4B" w:rsidRPr="00E77B4B" w:rsidRDefault="000465EC" w:rsidP="00E77B4B">
          <w:pPr>
            <w:pStyle w:val="12"/>
            <w:tabs>
              <w:tab w:val="right" w:leader="dot" w:pos="9345"/>
            </w:tabs>
            <w:spacing w:line="360" w:lineRule="auto"/>
            <w:rPr>
              <w:rFonts w:ascii="Times New Roman" w:hAnsi="Times New Roman"/>
              <w:noProof/>
              <w:sz w:val="28"/>
              <w:szCs w:val="28"/>
            </w:rPr>
          </w:pPr>
          <w:hyperlink w:anchor="_Toc168921893" w:history="1">
            <w:r w:rsidR="00E77B4B" w:rsidRPr="00E77B4B">
              <w:rPr>
                <w:rStyle w:val="a5"/>
                <w:rFonts w:ascii="Times New Roman" w:hAnsi="Times New Roman"/>
                <w:noProof/>
                <w:color w:val="auto"/>
                <w:sz w:val="28"/>
                <w:szCs w:val="28"/>
              </w:rPr>
              <w:t>ЗАКЛЮЧЕНИЕ</w:t>
            </w:r>
            <w:r w:rsidR="00E77B4B" w:rsidRPr="00E77B4B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E77B4B" w:rsidRPr="00E77B4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E77B4B" w:rsidRPr="00E77B4B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_Toc168921893 \h </w:instrText>
            </w:r>
            <w:r w:rsidR="00E77B4B" w:rsidRPr="00E77B4B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E77B4B" w:rsidRPr="00E77B4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E77B4B" w:rsidRPr="00E77B4B">
              <w:rPr>
                <w:rFonts w:ascii="Times New Roman" w:hAnsi="Times New Roman"/>
                <w:noProof/>
                <w:webHidden/>
                <w:sz w:val="28"/>
                <w:szCs w:val="28"/>
              </w:rPr>
              <w:t>48</w:t>
            </w:r>
            <w:r w:rsidR="00E77B4B" w:rsidRPr="00E77B4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B727817" w14:textId="6BBDEDBC" w:rsidR="00E77B4B" w:rsidRPr="00E77B4B" w:rsidRDefault="000465EC" w:rsidP="00E77B4B">
          <w:pPr>
            <w:pStyle w:val="12"/>
            <w:tabs>
              <w:tab w:val="right" w:leader="dot" w:pos="9345"/>
            </w:tabs>
            <w:spacing w:line="360" w:lineRule="auto"/>
            <w:rPr>
              <w:rFonts w:ascii="Times New Roman" w:hAnsi="Times New Roman"/>
              <w:noProof/>
              <w:sz w:val="28"/>
              <w:szCs w:val="28"/>
            </w:rPr>
          </w:pPr>
          <w:hyperlink w:anchor="_Toc168921894" w:history="1">
            <w:r w:rsidR="00E77B4B" w:rsidRPr="00E77B4B">
              <w:rPr>
                <w:rStyle w:val="a5"/>
                <w:rFonts w:ascii="Times New Roman" w:hAnsi="Times New Roman"/>
                <w:noProof/>
                <w:color w:val="auto"/>
                <w:sz w:val="28"/>
                <w:szCs w:val="28"/>
              </w:rPr>
              <w:t>СПИСОК ИСПОЛЬЗУЕМЫХ ИСТОЧНИКОВ</w:t>
            </w:r>
            <w:r w:rsidR="00E77B4B" w:rsidRPr="00E77B4B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E77B4B" w:rsidRPr="00E77B4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E77B4B" w:rsidRPr="00E77B4B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_Toc168921894 \h </w:instrText>
            </w:r>
            <w:r w:rsidR="00E77B4B" w:rsidRPr="00E77B4B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E77B4B" w:rsidRPr="00E77B4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E77B4B" w:rsidRPr="00E77B4B">
              <w:rPr>
                <w:rFonts w:ascii="Times New Roman" w:hAnsi="Times New Roman"/>
                <w:noProof/>
                <w:webHidden/>
                <w:sz w:val="28"/>
                <w:szCs w:val="28"/>
              </w:rPr>
              <w:t>49</w:t>
            </w:r>
            <w:r w:rsidR="00E77B4B" w:rsidRPr="00E77B4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059A3FF" w14:textId="705627D3" w:rsidR="00E77B4B" w:rsidRDefault="00E77B4B" w:rsidP="00E77B4B">
          <w:pPr>
            <w:spacing w:line="360" w:lineRule="auto"/>
          </w:pPr>
          <w:r w:rsidRPr="00E77B4B">
            <w:rPr>
              <w:rFonts w:ascii="Times New Roman" w:hAnsi="Times New Roman"/>
              <w:sz w:val="28"/>
              <w:szCs w:val="28"/>
            </w:rPr>
            <w:fldChar w:fldCharType="end"/>
          </w:r>
        </w:p>
      </w:sdtContent>
    </w:sdt>
    <w:p w14:paraId="432DA7A7" w14:textId="77777777" w:rsidR="007026F3" w:rsidRDefault="007026F3">
      <w:pPr>
        <w:spacing w:after="160" w:line="259" w:lineRule="auto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br w:type="page"/>
      </w:r>
    </w:p>
    <w:p w14:paraId="52BC0BBF" w14:textId="7A58FEA3" w:rsidR="00162631" w:rsidRPr="007026F3" w:rsidRDefault="00AC7F98" w:rsidP="007026F3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7" w:name="_Toc168921865"/>
      <w:r w:rsidRPr="007026F3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ВВЕДЕНИЕ</w:t>
      </w:r>
      <w:bookmarkEnd w:id="17"/>
    </w:p>
    <w:p w14:paraId="55802B75" w14:textId="77777777" w:rsidR="00B64EBF" w:rsidRPr="00B64EBF" w:rsidRDefault="00B64EBF" w:rsidP="00222B07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B64EBF">
        <w:rPr>
          <w:rFonts w:ascii="Times New Roman" w:hAnsi="Times New Roman"/>
          <w:sz w:val="28"/>
          <w:szCs w:val="28"/>
        </w:rPr>
        <w:t xml:space="preserve">Сегодня многие компании сталкиваются с увеличением количества задач. Чтобы успевать за конкурентами и работать эффективнее, важно использовать современные технологии для управления и контроля работы сотрудников. Для этого была разработана система контроля поручениями сотрудников. </w:t>
      </w:r>
    </w:p>
    <w:p w14:paraId="310FFF8C" w14:textId="77777777" w:rsidR="00B64EBF" w:rsidRPr="00B64EBF" w:rsidRDefault="00B64EBF" w:rsidP="00222B07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B64EBF">
        <w:rPr>
          <w:rFonts w:ascii="Times New Roman" w:hAnsi="Times New Roman"/>
          <w:sz w:val="28"/>
          <w:szCs w:val="28"/>
        </w:rPr>
        <w:t>Улучшение рабочей организованности организации достигается за счет применения систем, которые делают ее структурированной. Информационные подсистемы играют важную роль в этом процессе, обеспечивая возможность контроля за ходом выполнения задач и оперативное решение возникающих проблем. Эффективное использование таких подсистем помогает оптимизировать время и финансы, затрачиваемые на выполнение задач сотрудниками, а также повысить качество их исполнения. Эта тема актуальна, поскольку многие компании нуждаются в инструментах для управления задачами. Благодаря им руководители могут оперативно реагировать на изменения, распределять ресурсы и контролировать соблюдение сроков выполнения задач. В условиях быстро меняющегося рынка это имеет особое значение.</w:t>
      </w:r>
    </w:p>
    <w:p w14:paraId="3E76E99D" w14:textId="4D3F9F0F" w:rsidR="00B64EBF" w:rsidRPr="00B64EBF" w:rsidRDefault="00B64EBF" w:rsidP="00222B07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B64EBF">
        <w:rPr>
          <w:rFonts w:ascii="Times New Roman" w:hAnsi="Times New Roman"/>
          <w:sz w:val="28"/>
          <w:szCs w:val="28"/>
        </w:rPr>
        <w:t>Современные информационные системы для контроля поручений сотрудников организации позволяют улучшить управление рабочими процессами, повысить эффективность выполнения задач и ответственность сотрудников. Они помогают моделировать реальные ситуации, отслеживать выполнение задач и совершенствовать навыки сотрудников. Благодаря таким системам работа становится более прозрачной и адаптированной к современным требованиям.</w:t>
      </w:r>
    </w:p>
    <w:p w14:paraId="082449C7" w14:textId="1CC5D985" w:rsidR="00B64EBF" w:rsidRPr="00B64EBF" w:rsidRDefault="00B64EBF" w:rsidP="00222B07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B64EBF">
        <w:rPr>
          <w:rFonts w:ascii="Times New Roman" w:hAnsi="Times New Roman"/>
          <w:sz w:val="28"/>
          <w:szCs w:val="28"/>
        </w:rPr>
        <w:t>Включение компьютерных технологий в управление поручениями улучшает качество работы сотрудников и помогает компании быстрее адаптироваться к изменениям на рынке. Эти технологии способствуют снижению затрат и повышению безопасности выполнения задач.</w:t>
      </w:r>
    </w:p>
    <w:p w14:paraId="6EF676A6" w14:textId="6D367956" w:rsidR="00B64EBF" w:rsidRPr="00B64EBF" w:rsidRDefault="00B64EBF" w:rsidP="00222B07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B64EBF">
        <w:rPr>
          <w:rFonts w:ascii="Times New Roman" w:hAnsi="Times New Roman"/>
          <w:sz w:val="28"/>
          <w:szCs w:val="28"/>
        </w:rPr>
        <w:lastRenderedPageBreak/>
        <w:t>Цель данной работы — разработка информационной подсистемы для контроля поручений сотрудников организации. Она поможет автоматизировать управление задачами и повысить эффективность работы сотрудников.</w:t>
      </w:r>
    </w:p>
    <w:p w14:paraId="0032B884" w14:textId="77777777" w:rsidR="00B64EBF" w:rsidRPr="00B64EBF" w:rsidRDefault="00B64EBF" w:rsidP="00222B07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B64EBF">
        <w:rPr>
          <w:rFonts w:ascii="Times New Roman" w:hAnsi="Times New Roman"/>
          <w:sz w:val="28"/>
          <w:szCs w:val="28"/>
        </w:rPr>
        <w:t>Объектом исследования является процесс управления поручениями сотрудников в организации.</w:t>
      </w:r>
    </w:p>
    <w:p w14:paraId="2B51E391" w14:textId="5DD9D705" w:rsidR="00B64EBF" w:rsidRPr="00B64EBF" w:rsidRDefault="00B64EBF" w:rsidP="00222B07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B64EBF">
        <w:rPr>
          <w:rFonts w:ascii="Times New Roman" w:hAnsi="Times New Roman"/>
          <w:sz w:val="28"/>
          <w:szCs w:val="28"/>
        </w:rPr>
        <w:t>Предметом исследования являются методики и технологии, используемые при разработке информационных подсистем для контроля поручений сотрудников.</w:t>
      </w:r>
    </w:p>
    <w:p w14:paraId="7F93EC31" w14:textId="77777777" w:rsidR="00B64EBF" w:rsidRPr="00B64EBF" w:rsidRDefault="00B64EBF" w:rsidP="00222B07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B64EBF">
        <w:rPr>
          <w:rFonts w:ascii="Times New Roman" w:hAnsi="Times New Roman"/>
          <w:sz w:val="28"/>
          <w:szCs w:val="28"/>
        </w:rPr>
        <w:t>Для достижения цели необходимо выполнить следующие задачи:</w:t>
      </w:r>
    </w:p>
    <w:p w14:paraId="68D90EAE" w14:textId="3CC33B18" w:rsidR="00B64EBF" w:rsidRPr="00B64EBF" w:rsidRDefault="00B64EBF" w:rsidP="00C1710C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B64EBF">
        <w:rPr>
          <w:rFonts w:ascii="Times New Roman" w:hAnsi="Times New Roman"/>
          <w:sz w:val="28"/>
          <w:szCs w:val="28"/>
        </w:rPr>
        <w:t xml:space="preserve">- </w:t>
      </w:r>
      <w:r w:rsidR="00274A31">
        <w:rPr>
          <w:rFonts w:ascii="Times New Roman" w:hAnsi="Times New Roman"/>
          <w:sz w:val="28"/>
          <w:szCs w:val="28"/>
        </w:rPr>
        <w:t>п</w:t>
      </w:r>
      <w:r w:rsidRPr="00B64EBF">
        <w:rPr>
          <w:rFonts w:ascii="Times New Roman" w:hAnsi="Times New Roman"/>
          <w:sz w:val="28"/>
          <w:szCs w:val="28"/>
        </w:rPr>
        <w:t>ровести анализ существующих систем, выявить их преимущества и недостатки;</w:t>
      </w:r>
    </w:p>
    <w:p w14:paraId="6A152537" w14:textId="21FE8864" w:rsidR="00B64EBF" w:rsidRPr="00B64EBF" w:rsidRDefault="00B64EBF" w:rsidP="00C1710C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B64EBF">
        <w:rPr>
          <w:rFonts w:ascii="Times New Roman" w:hAnsi="Times New Roman"/>
          <w:sz w:val="28"/>
          <w:szCs w:val="28"/>
        </w:rPr>
        <w:t xml:space="preserve">- </w:t>
      </w:r>
      <w:r w:rsidR="00274A31">
        <w:rPr>
          <w:rFonts w:ascii="Times New Roman" w:hAnsi="Times New Roman"/>
          <w:sz w:val="28"/>
          <w:szCs w:val="28"/>
        </w:rPr>
        <w:t>р</w:t>
      </w:r>
      <w:r w:rsidRPr="00B64EBF">
        <w:rPr>
          <w:rFonts w:ascii="Times New Roman" w:hAnsi="Times New Roman"/>
          <w:sz w:val="28"/>
          <w:szCs w:val="28"/>
        </w:rPr>
        <w:t>азработать методические рекомендации для создания эффективной подсистемы контроля поручений;</w:t>
      </w:r>
    </w:p>
    <w:p w14:paraId="4841A06C" w14:textId="585B08EF" w:rsidR="00B64EBF" w:rsidRPr="00B64EBF" w:rsidRDefault="00B64EBF" w:rsidP="00C1710C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B64EBF">
        <w:rPr>
          <w:rFonts w:ascii="Times New Roman" w:hAnsi="Times New Roman"/>
          <w:sz w:val="28"/>
          <w:szCs w:val="28"/>
        </w:rPr>
        <w:t xml:space="preserve">- </w:t>
      </w:r>
      <w:r w:rsidR="00AA4319">
        <w:rPr>
          <w:rFonts w:ascii="Times New Roman" w:hAnsi="Times New Roman"/>
          <w:sz w:val="28"/>
          <w:szCs w:val="28"/>
        </w:rPr>
        <w:t>с</w:t>
      </w:r>
      <w:r w:rsidRPr="00B64EBF">
        <w:rPr>
          <w:rFonts w:ascii="Times New Roman" w:hAnsi="Times New Roman"/>
          <w:sz w:val="28"/>
          <w:szCs w:val="28"/>
        </w:rPr>
        <w:t>оздать программное обеспечение для подсистемы, включающее функции мониторинга выполнения задач и управления поручениями;</w:t>
      </w:r>
    </w:p>
    <w:p w14:paraId="18B4293A" w14:textId="3772900B" w:rsidR="00B64EBF" w:rsidRPr="00B64EBF" w:rsidRDefault="00B64EBF" w:rsidP="00C1710C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B64EBF">
        <w:rPr>
          <w:rFonts w:ascii="Times New Roman" w:hAnsi="Times New Roman"/>
          <w:sz w:val="28"/>
          <w:szCs w:val="28"/>
        </w:rPr>
        <w:t xml:space="preserve">- </w:t>
      </w:r>
      <w:r w:rsidR="00AA4319">
        <w:rPr>
          <w:rFonts w:ascii="Times New Roman" w:hAnsi="Times New Roman"/>
          <w:sz w:val="28"/>
          <w:szCs w:val="28"/>
        </w:rPr>
        <w:t>п</w:t>
      </w:r>
      <w:r w:rsidRPr="00B64EBF">
        <w:rPr>
          <w:rFonts w:ascii="Times New Roman" w:hAnsi="Times New Roman"/>
          <w:sz w:val="28"/>
          <w:szCs w:val="28"/>
        </w:rPr>
        <w:t>ротестировать подсистему с участием сотрудников и внести необходимые коррективы на основе полученных данных;</w:t>
      </w:r>
    </w:p>
    <w:p w14:paraId="529E4F51" w14:textId="410CC56C" w:rsidR="00B64EBF" w:rsidRPr="00B64EBF" w:rsidRDefault="00B64EBF" w:rsidP="00C1710C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B64EBF">
        <w:rPr>
          <w:rFonts w:ascii="Times New Roman" w:hAnsi="Times New Roman"/>
          <w:sz w:val="28"/>
          <w:szCs w:val="28"/>
        </w:rPr>
        <w:t xml:space="preserve">- </w:t>
      </w:r>
      <w:r w:rsidR="00AA4319">
        <w:rPr>
          <w:rFonts w:ascii="Times New Roman" w:hAnsi="Times New Roman"/>
          <w:sz w:val="28"/>
          <w:szCs w:val="28"/>
        </w:rPr>
        <w:t>о</w:t>
      </w:r>
      <w:r w:rsidRPr="00B64EBF">
        <w:rPr>
          <w:rFonts w:ascii="Times New Roman" w:hAnsi="Times New Roman"/>
          <w:sz w:val="28"/>
          <w:szCs w:val="28"/>
        </w:rPr>
        <w:t>ценить эффективность использования подсистемы и предложить варианты её интеграции в рабочие процессы организации.</w:t>
      </w:r>
    </w:p>
    <w:p w14:paraId="570A8160" w14:textId="77777777" w:rsidR="00B64EBF" w:rsidRPr="00B64EBF" w:rsidRDefault="00B64EBF" w:rsidP="00222B07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B64EBF">
        <w:rPr>
          <w:rFonts w:ascii="Times New Roman" w:hAnsi="Times New Roman"/>
          <w:sz w:val="28"/>
          <w:szCs w:val="28"/>
        </w:rPr>
        <w:t>Содержание данной работы включает введение, четыре главы и заключение со списком источников информации.</w:t>
      </w:r>
    </w:p>
    <w:p w14:paraId="59067568" w14:textId="77777777" w:rsidR="00B64EBF" w:rsidRPr="00B64EBF" w:rsidRDefault="00B64EBF" w:rsidP="00222B07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B64EBF">
        <w:rPr>
          <w:rFonts w:ascii="Times New Roman" w:hAnsi="Times New Roman"/>
          <w:sz w:val="28"/>
          <w:szCs w:val="28"/>
        </w:rPr>
        <w:t xml:space="preserve">Во введении представлен краткий обзор проблемы, обоснование её значимости, а также формулирование целей и задач работы. </w:t>
      </w:r>
    </w:p>
    <w:p w14:paraId="2403C2D0" w14:textId="77777777" w:rsidR="00B64EBF" w:rsidRPr="00B64EBF" w:rsidRDefault="00B64EBF" w:rsidP="00222B07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B64EBF">
        <w:rPr>
          <w:rFonts w:ascii="Times New Roman" w:hAnsi="Times New Roman"/>
          <w:sz w:val="28"/>
          <w:szCs w:val="28"/>
        </w:rPr>
        <w:t>В аналитическом разделе проводится теоретический анализ предметной области, включая постановку задачи и разработку различных методов её решения. Здесь рассматриваются основные проблемы и теоретические аспекты, обосновываются методы и подходы, использованные в работе.</w:t>
      </w:r>
    </w:p>
    <w:p w14:paraId="4B4243E7" w14:textId="77777777" w:rsidR="00B64EBF" w:rsidRPr="00B64EBF" w:rsidRDefault="00B64EBF" w:rsidP="00222B07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B64EBF">
        <w:rPr>
          <w:rFonts w:ascii="Times New Roman" w:hAnsi="Times New Roman"/>
          <w:sz w:val="28"/>
          <w:szCs w:val="28"/>
        </w:rPr>
        <w:t xml:space="preserve">Проектный раздел ориентирован на практическую реализацию поставленных задач. В нём демонстрируется поэтапное применение </w:t>
      </w:r>
      <w:r w:rsidRPr="00B64EBF">
        <w:rPr>
          <w:rFonts w:ascii="Times New Roman" w:hAnsi="Times New Roman"/>
          <w:sz w:val="28"/>
          <w:szCs w:val="28"/>
        </w:rPr>
        <w:lastRenderedPageBreak/>
        <w:t>теоретических знаний на практике через моделирование и разработку конкретных решений.</w:t>
      </w:r>
    </w:p>
    <w:p w14:paraId="08F11EBC" w14:textId="77777777" w:rsidR="00B64EBF" w:rsidRPr="00B64EBF" w:rsidRDefault="00B64EBF" w:rsidP="00222B07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B64EBF">
        <w:rPr>
          <w:rFonts w:ascii="Times New Roman" w:hAnsi="Times New Roman"/>
          <w:sz w:val="28"/>
          <w:szCs w:val="28"/>
        </w:rPr>
        <w:t>В экономическом разделе анализируется экономическая эффективность разработанной подсистемы. Рассматриваются затраты на её разработку и внедрение, а также возможные экономические выгоды от её использования.</w:t>
      </w:r>
    </w:p>
    <w:p w14:paraId="5142834F" w14:textId="40DBD9CF" w:rsidR="00B64EBF" w:rsidRPr="00B64EBF" w:rsidRDefault="00B64EBF" w:rsidP="00222B07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B64EBF">
        <w:rPr>
          <w:rFonts w:ascii="Times New Roman" w:hAnsi="Times New Roman"/>
          <w:sz w:val="28"/>
          <w:szCs w:val="28"/>
        </w:rPr>
        <w:t>Экологичность и безопасность проекта также являются важными аспектами. В данной работе описываются экологические требования к функционированию подсистемы, а также предлагаются меры по обеспечению безопасности.</w:t>
      </w:r>
    </w:p>
    <w:p w14:paraId="1F8B4891" w14:textId="473A024D" w:rsidR="00222B07" w:rsidRDefault="00B64EBF" w:rsidP="00222B07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B64EBF">
        <w:rPr>
          <w:rFonts w:ascii="Times New Roman" w:hAnsi="Times New Roman"/>
          <w:sz w:val="28"/>
          <w:szCs w:val="28"/>
        </w:rPr>
        <w:t>Таким образом, данн</w:t>
      </w:r>
      <w:r w:rsidR="009842BC">
        <w:rPr>
          <w:rFonts w:ascii="Times New Roman" w:hAnsi="Times New Roman"/>
          <w:sz w:val="28"/>
          <w:szCs w:val="28"/>
        </w:rPr>
        <w:t>ый</w:t>
      </w:r>
      <w:r w:rsidRPr="00B64EBF">
        <w:rPr>
          <w:rFonts w:ascii="Times New Roman" w:hAnsi="Times New Roman"/>
          <w:sz w:val="28"/>
          <w:szCs w:val="28"/>
        </w:rPr>
        <w:t xml:space="preserve"> дипломн</w:t>
      </w:r>
      <w:r w:rsidR="00274A31">
        <w:rPr>
          <w:rFonts w:ascii="Times New Roman" w:hAnsi="Times New Roman"/>
          <w:sz w:val="28"/>
          <w:szCs w:val="28"/>
        </w:rPr>
        <w:t>ый</w:t>
      </w:r>
      <w:r w:rsidRPr="00B64EBF">
        <w:rPr>
          <w:rFonts w:ascii="Times New Roman" w:hAnsi="Times New Roman"/>
          <w:sz w:val="28"/>
          <w:szCs w:val="28"/>
        </w:rPr>
        <w:t xml:space="preserve"> </w:t>
      </w:r>
      <w:r w:rsidR="00274A31">
        <w:rPr>
          <w:rFonts w:ascii="Times New Roman" w:hAnsi="Times New Roman"/>
          <w:sz w:val="28"/>
          <w:szCs w:val="28"/>
        </w:rPr>
        <w:t>проект</w:t>
      </w:r>
      <w:r w:rsidRPr="00B64EBF">
        <w:rPr>
          <w:rFonts w:ascii="Times New Roman" w:hAnsi="Times New Roman"/>
          <w:sz w:val="28"/>
          <w:szCs w:val="28"/>
        </w:rPr>
        <w:t xml:space="preserve"> направлен на решение актуальной проблемы управления поручениями в современных компаниях посредством разработки и внедрения системы, которая автоматизирует и оптимизирует этот процесс.</w:t>
      </w:r>
    </w:p>
    <w:p w14:paraId="30CAA866" w14:textId="69AB1A55" w:rsidR="00222B07" w:rsidRDefault="00222B07">
      <w:pPr>
        <w:spacing w:after="160" w:line="259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 w14:paraId="57B9379B" w14:textId="1C7A56BF" w:rsidR="00222B07" w:rsidRPr="007026F3" w:rsidRDefault="00222B07" w:rsidP="00C1710C">
      <w:pPr>
        <w:pStyle w:val="1"/>
        <w:numPr>
          <w:ilvl w:val="0"/>
          <w:numId w:val="28"/>
        </w:numPr>
        <w:tabs>
          <w:tab w:val="clear" w:pos="720"/>
          <w:tab w:val="num" w:pos="993"/>
        </w:tabs>
        <w:ind w:left="0" w:firstLine="709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8" w:name="_Toc168921866"/>
      <w:r w:rsidRPr="007026F3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АНАЛИТИЧЕСКИЙ РАЗДЕЛ</w:t>
      </w:r>
      <w:bookmarkEnd w:id="18"/>
    </w:p>
    <w:p w14:paraId="7797081A" w14:textId="77777777" w:rsidR="00222B07" w:rsidRPr="007026F3" w:rsidRDefault="00222B07" w:rsidP="00C1710C">
      <w:pPr>
        <w:pStyle w:val="2"/>
        <w:numPr>
          <w:ilvl w:val="1"/>
          <w:numId w:val="4"/>
        </w:numPr>
        <w:tabs>
          <w:tab w:val="num" w:pos="993"/>
          <w:tab w:val="num" w:pos="1134"/>
        </w:tabs>
        <w:ind w:left="0" w:firstLine="709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9" w:name="_Toc168921867"/>
      <w:r w:rsidRPr="007026F3">
        <w:rPr>
          <w:rFonts w:ascii="Times New Roman" w:hAnsi="Times New Roman" w:cs="Times New Roman"/>
          <w:b/>
          <w:bCs/>
          <w:color w:val="auto"/>
          <w:sz w:val="28"/>
          <w:szCs w:val="28"/>
        </w:rPr>
        <w:t>Общая характеристика предметной области</w:t>
      </w:r>
      <w:bookmarkEnd w:id="19"/>
    </w:p>
    <w:p w14:paraId="449698F4" w14:textId="7C779F86" w:rsidR="00222B07" w:rsidRPr="007026F3" w:rsidRDefault="00222B07" w:rsidP="00C1710C">
      <w:pPr>
        <w:pStyle w:val="3"/>
        <w:numPr>
          <w:ilvl w:val="2"/>
          <w:numId w:val="4"/>
        </w:numPr>
        <w:tabs>
          <w:tab w:val="num" w:pos="993"/>
        </w:tabs>
        <w:ind w:left="0" w:firstLine="709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0" w:name="_Toc168921868"/>
      <w:r w:rsidRPr="007026F3">
        <w:rPr>
          <w:rFonts w:ascii="Times New Roman" w:hAnsi="Times New Roman" w:cs="Times New Roman"/>
          <w:b/>
          <w:bCs/>
          <w:color w:val="auto"/>
          <w:sz w:val="28"/>
          <w:szCs w:val="28"/>
        </w:rPr>
        <w:t>Характеристика объекта исследования</w:t>
      </w:r>
      <w:bookmarkEnd w:id="20"/>
    </w:p>
    <w:p w14:paraId="6CCEB779" w14:textId="49FC9D96" w:rsidR="008448C2" w:rsidRPr="008448C2" w:rsidRDefault="00222B07" w:rsidP="008448C2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proofErr w:type="spellStart"/>
      <w:r w:rsidRPr="00222B07">
        <w:rPr>
          <w:rFonts w:ascii="Times New Roman" w:hAnsi="Times New Roman"/>
          <w:sz w:val="28"/>
        </w:rPr>
        <w:t>Северо</w:t>
      </w:r>
      <w:proofErr w:type="spellEnd"/>
      <w:r w:rsidRPr="00222B07">
        <w:rPr>
          <w:rFonts w:ascii="Times New Roman" w:hAnsi="Times New Roman"/>
          <w:sz w:val="28"/>
        </w:rPr>
        <w:t xml:space="preserve">–Кавказский федеральный университет (СКФУ, бывш. </w:t>
      </w:r>
      <w:proofErr w:type="spellStart"/>
      <w:r w:rsidRPr="00222B07">
        <w:rPr>
          <w:rFonts w:ascii="Times New Roman" w:hAnsi="Times New Roman"/>
          <w:sz w:val="28"/>
        </w:rPr>
        <w:t>СевКавГТУ</w:t>
      </w:r>
      <w:proofErr w:type="spellEnd"/>
      <w:r w:rsidRPr="00222B07">
        <w:rPr>
          <w:rFonts w:ascii="Times New Roman" w:hAnsi="Times New Roman"/>
          <w:sz w:val="28"/>
        </w:rPr>
        <w:t xml:space="preserve">) </w:t>
      </w:r>
      <w:r w:rsidRPr="00222B07">
        <w:rPr>
          <w:rFonts w:ascii="Times New Roman" w:hAnsi="Times New Roman"/>
          <w:sz w:val="28"/>
          <w:szCs w:val="28"/>
        </w:rPr>
        <w:t>–</w:t>
      </w:r>
      <w:r w:rsidRPr="00222B07">
        <w:rPr>
          <w:rFonts w:ascii="Times New Roman" w:hAnsi="Times New Roman"/>
          <w:sz w:val="28"/>
        </w:rPr>
        <w:t xml:space="preserve"> государственное образовательное учреждение высшего профессионального образования, крупный </w:t>
      </w:r>
      <w:proofErr w:type="spellStart"/>
      <w:r w:rsidRPr="00222B07">
        <w:rPr>
          <w:rFonts w:ascii="Times New Roman" w:hAnsi="Times New Roman"/>
          <w:sz w:val="28"/>
        </w:rPr>
        <w:t>учебно</w:t>
      </w:r>
      <w:proofErr w:type="spellEnd"/>
      <w:r w:rsidRPr="00222B07">
        <w:rPr>
          <w:rFonts w:ascii="Times New Roman" w:hAnsi="Times New Roman"/>
          <w:sz w:val="28"/>
        </w:rPr>
        <w:t>–методический и научно–исследовательский центр на юге России. В университете обучаются около 20 тысяч человек по 64 специальностям</w:t>
      </w:r>
      <w:r w:rsidR="008448C2">
        <w:rPr>
          <w:rFonts w:ascii="Times New Roman" w:hAnsi="Times New Roman"/>
          <w:sz w:val="28"/>
        </w:rPr>
        <w:t>.</w:t>
      </w:r>
      <w:r w:rsidRPr="00222B07">
        <w:rPr>
          <w:rFonts w:ascii="Times New Roman" w:hAnsi="Times New Roman"/>
          <w:sz w:val="28"/>
          <w:szCs w:val="28"/>
        </w:rPr>
        <w:t xml:space="preserve"> </w:t>
      </w:r>
      <w:r w:rsidR="008448C2">
        <w:rPr>
          <w:rFonts w:ascii="Times New Roman" w:hAnsi="Times New Roman"/>
          <w:sz w:val="28"/>
          <w:szCs w:val="28"/>
          <w:shd w:val="clear" w:color="auto" w:fill="FFFFFF"/>
        </w:rPr>
        <w:t xml:space="preserve">Университет был создан </w:t>
      </w:r>
      <w:r w:rsidR="008448C2" w:rsidRPr="008448C2">
        <w:rPr>
          <w:rFonts w:ascii="Times New Roman" w:hAnsi="Times New Roman"/>
          <w:sz w:val="28"/>
          <w:szCs w:val="28"/>
          <w:shd w:val="clear" w:color="auto" w:fill="FFFFFF"/>
        </w:rPr>
        <w:t xml:space="preserve">в 2012 году на базе Северо-Кавказского государственного технического университета путём присоединения </w:t>
      </w:r>
      <w:hyperlink r:id="rId6" w:tooltip="Ставропольский государственный университет" w:history="1">
        <w:r w:rsidR="008448C2" w:rsidRPr="008448C2">
          <w:rPr>
            <w:rStyle w:val="a5"/>
            <w:rFonts w:ascii="Times New Roman" w:eastAsiaTheme="majorEastAsia" w:hAnsi="Times New Roman"/>
            <w:color w:val="auto"/>
            <w:sz w:val="28"/>
            <w:szCs w:val="28"/>
            <w:u w:val="none"/>
            <w:shd w:val="clear" w:color="auto" w:fill="FFFFFF"/>
          </w:rPr>
          <w:t>Ставропольского государственного университета</w:t>
        </w:r>
      </w:hyperlink>
      <w:r w:rsidR="008448C2" w:rsidRPr="008448C2">
        <w:rPr>
          <w:rFonts w:ascii="Times New Roman" w:hAnsi="Times New Roman"/>
          <w:sz w:val="28"/>
          <w:szCs w:val="28"/>
          <w:shd w:val="clear" w:color="auto" w:fill="FFFFFF"/>
        </w:rPr>
        <w:t> и Пятигорского государственного гуманитарно-технологического университета [</w:t>
      </w:r>
      <w:r w:rsidR="00B11E50" w:rsidRPr="00B11E50">
        <w:rPr>
          <w:rFonts w:ascii="Times New Roman" w:hAnsi="Times New Roman"/>
          <w:sz w:val="28"/>
          <w:szCs w:val="28"/>
          <w:shd w:val="clear" w:color="auto" w:fill="FFFFFF"/>
        </w:rPr>
        <w:t>1</w:t>
      </w:r>
      <w:r w:rsidR="008448C2" w:rsidRPr="008448C2">
        <w:rPr>
          <w:rFonts w:ascii="Times New Roman" w:hAnsi="Times New Roman"/>
          <w:sz w:val="28"/>
          <w:szCs w:val="28"/>
          <w:shd w:val="clear" w:color="auto" w:fill="FFFFFF"/>
        </w:rPr>
        <w:t>].</w:t>
      </w:r>
      <w:r w:rsidR="008448C2" w:rsidRPr="008448C2">
        <w:rPr>
          <w:rFonts w:ascii="Times New Roman" w:hAnsi="Times New Roman"/>
          <w:sz w:val="28"/>
          <w:szCs w:val="28"/>
        </w:rPr>
        <w:t xml:space="preserve"> </w:t>
      </w:r>
    </w:p>
    <w:p w14:paraId="385ADFE3" w14:textId="6F698A04" w:rsidR="008448C2" w:rsidRPr="008448C2" w:rsidRDefault="008448C2" w:rsidP="008448C2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8448C2">
        <w:rPr>
          <w:rFonts w:ascii="Times New Roman" w:hAnsi="Times New Roman"/>
          <w:sz w:val="28"/>
          <w:szCs w:val="28"/>
        </w:rPr>
        <w:t>Северо-Кавказский федеральный университет (СКФУ) – это крупное образовательное учреждение в г. Ставропол</w:t>
      </w:r>
      <w:r>
        <w:rPr>
          <w:rFonts w:ascii="Times New Roman" w:hAnsi="Times New Roman"/>
          <w:sz w:val="28"/>
          <w:szCs w:val="28"/>
        </w:rPr>
        <w:t>ь</w:t>
      </w:r>
      <w:r w:rsidRPr="008448C2">
        <w:rPr>
          <w:rFonts w:ascii="Times New Roman" w:hAnsi="Times New Roman"/>
          <w:sz w:val="28"/>
          <w:szCs w:val="28"/>
        </w:rPr>
        <w:t>, которое предоставляет широкий спектр образовательных программ и научных исследований. Университет включает в себя несколько факультетов и институтов, где работают преподаватели, научные сотрудники и административный персонал.</w:t>
      </w:r>
    </w:p>
    <w:p w14:paraId="114BD060" w14:textId="5A91C57E" w:rsidR="008448C2" w:rsidRPr="008448C2" w:rsidRDefault="008448C2" w:rsidP="008448C2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Характеристики СКФУ:</w:t>
      </w:r>
    </w:p>
    <w:p w14:paraId="24859C3D" w14:textId="433ADE63" w:rsidR="008448C2" w:rsidRPr="008448C2" w:rsidRDefault="007E20F8" w:rsidP="008448C2">
      <w:pPr>
        <w:pStyle w:val="a3"/>
        <w:numPr>
          <w:ilvl w:val="0"/>
          <w:numId w:val="5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м</w:t>
      </w:r>
      <w:r w:rsidR="008448C2" w:rsidRPr="008448C2">
        <w:rPr>
          <w:rFonts w:ascii="Times New Roman" w:hAnsi="Times New Roman"/>
          <w:sz w:val="28"/>
          <w:szCs w:val="28"/>
        </w:rPr>
        <w:t>асштаб: СКФУ является одним из ведущих федеральных университетов России, что предполагает большой объем управленческих и организационных задач</w:t>
      </w:r>
      <w:r w:rsidRPr="007E20F8">
        <w:rPr>
          <w:rFonts w:ascii="Times New Roman" w:hAnsi="Times New Roman"/>
          <w:sz w:val="28"/>
          <w:szCs w:val="28"/>
        </w:rPr>
        <w:t>;</w:t>
      </w:r>
    </w:p>
    <w:p w14:paraId="34C78DD4" w14:textId="61376E7A" w:rsidR="008448C2" w:rsidRPr="008448C2" w:rsidRDefault="007E20F8" w:rsidP="008448C2">
      <w:pPr>
        <w:pStyle w:val="a3"/>
        <w:numPr>
          <w:ilvl w:val="0"/>
          <w:numId w:val="5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</w:t>
      </w:r>
      <w:r w:rsidR="008448C2" w:rsidRPr="008448C2">
        <w:rPr>
          <w:rFonts w:ascii="Times New Roman" w:hAnsi="Times New Roman"/>
          <w:sz w:val="28"/>
          <w:szCs w:val="28"/>
        </w:rPr>
        <w:t xml:space="preserve">труктура: </w:t>
      </w:r>
      <w:r w:rsidR="004678EE">
        <w:rPr>
          <w:rFonts w:ascii="Times New Roman" w:hAnsi="Times New Roman"/>
          <w:sz w:val="28"/>
          <w:szCs w:val="28"/>
        </w:rPr>
        <w:t>у</w:t>
      </w:r>
      <w:r w:rsidR="008448C2" w:rsidRPr="008448C2">
        <w:rPr>
          <w:rFonts w:ascii="Times New Roman" w:hAnsi="Times New Roman"/>
          <w:sz w:val="28"/>
          <w:szCs w:val="28"/>
        </w:rPr>
        <w:t>ниверситет состоит из множества факультетов, институтов и административных подразделений, что требует эффективного взаимодействия и координации между ними</w:t>
      </w:r>
      <w:r w:rsidRPr="007E20F8">
        <w:rPr>
          <w:rFonts w:ascii="Times New Roman" w:hAnsi="Times New Roman"/>
          <w:sz w:val="28"/>
          <w:szCs w:val="28"/>
        </w:rPr>
        <w:t>;</w:t>
      </w:r>
    </w:p>
    <w:p w14:paraId="5C83C399" w14:textId="5C23F518" w:rsidR="007E20F8" w:rsidRDefault="007E20F8" w:rsidP="008448C2">
      <w:pPr>
        <w:pStyle w:val="a3"/>
        <w:numPr>
          <w:ilvl w:val="0"/>
          <w:numId w:val="5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</w:t>
      </w:r>
      <w:r w:rsidR="008448C2" w:rsidRPr="008448C2">
        <w:rPr>
          <w:rFonts w:ascii="Times New Roman" w:hAnsi="Times New Roman"/>
          <w:sz w:val="28"/>
          <w:szCs w:val="28"/>
        </w:rPr>
        <w:t xml:space="preserve">отрудники: </w:t>
      </w:r>
      <w:r w:rsidR="004678EE">
        <w:rPr>
          <w:rFonts w:ascii="Times New Roman" w:hAnsi="Times New Roman"/>
          <w:sz w:val="28"/>
          <w:szCs w:val="28"/>
        </w:rPr>
        <w:t>в</w:t>
      </w:r>
      <w:r w:rsidR="008448C2" w:rsidRPr="008448C2">
        <w:rPr>
          <w:rFonts w:ascii="Times New Roman" w:hAnsi="Times New Roman"/>
          <w:sz w:val="28"/>
          <w:szCs w:val="28"/>
        </w:rPr>
        <w:t xml:space="preserve"> СКФУ работают тысячи сотрудников, включая преподавателей, исследователей, административный и технический персонал</w:t>
      </w:r>
      <w:r w:rsidR="004678EE">
        <w:rPr>
          <w:rFonts w:ascii="Times New Roman" w:hAnsi="Times New Roman"/>
          <w:sz w:val="28"/>
          <w:szCs w:val="28"/>
        </w:rPr>
        <w:t>.</w:t>
      </w:r>
    </w:p>
    <w:p w14:paraId="0DAF7FFD" w14:textId="14C38878" w:rsidR="008448C2" w:rsidRPr="007E20F8" w:rsidRDefault="007E20F8" w:rsidP="007E20F8">
      <w:pPr>
        <w:tabs>
          <w:tab w:val="left" w:pos="1134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 w:rsidR="008448C2" w:rsidRPr="007E20F8">
        <w:rPr>
          <w:rFonts w:ascii="Times New Roman" w:hAnsi="Times New Roman"/>
          <w:sz w:val="28"/>
          <w:szCs w:val="28"/>
        </w:rPr>
        <w:t xml:space="preserve">Управление поручениями для такого количества людей требует надежной и эффективной системы. </w:t>
      </w:r>
    </w:p>
    <w:p w14:paraId="0BFDA70A" w14:textId="11449D32" w:rsidR="008448C2" w:rsidRPr="007E20F8" w:rsidRDefault="007E20F8" w:rsidP="007E20F8">
      <w:pPr>
        <w:tabs>
          <w:tab w:val="left" w:pos="1134"/>
        </w:tabs>
        <w:spacing w:after="0" w:line="360" w:lineRule="auto"/>
        <w:jc w:val="both"/>
        <w:rPr>
          <w:rFonts w:ascii="Times New Roman" w:eastAsiaTheme="minorHAnsi" w:hAnsi="Times New Roman"/>
          <w:color w:val="000000" w:themeColor="text1"/>
          <w:sz w:val="28"/>
          <w:szCs w:val="36"/>
        </w:rPr>
      </w:pPr>
      <w:r>
        <w:rPr>
          <w:rFonts w:ascii="Times New Roman" w:hAnsi="Times New Roman"/>
          <w:sz w:val="28"/>
          <w:szCs w:val="28"/>
        </w:rPr>
        <w:tab/>
      </w:r>
      <w:r w:rsidRPr="007E20F8">
        <w:rPr>
          <w:rFonts w:ascii="Times New Roman" w:hAnsi="Times New Roman"/>
          <w:sz w:val="28"/>
          <w:szCs w:val="28"/>
        </w:rPr>
        <w:t xml:space="preserve">Северо-Кавказский федеральный университет имеет сложную организационную структуру, включающую различные факультеты, </w:t>
      </w:r>
      <w:r w:rsidRPr="007E20F8">
        <w:rPr>
          <w:rFonts w:ascii="Times New Roman" w:hAnsi="Times New Roman"/>
          <w:sz w:val="28"/>
          <w:szCs w:val="28"/>
        </w:rPr>
        <w:lastRenderedPageBreak/>
        <w:t>институты, кафедры и лаборатории. Университет находится под руководством ректора, которому подчиняются проректоры, деканы факультетов и руководители структурных подразделений.</w:t>
      </w:r>
      <w:r w:rsidRPr="007E20F8">
        <w:rPr>
          <w:rFonts w:ascii="Times New Roman" w:hAnsi="Times New Roman"/>
          <w:color w:val="000000" w:themeColor="text1"/>
          <w:sz w:val="28"/>
          <w:szCs w:val="36"/>
        </w:rPr>
        <w:t xml:space="preserve"> На рисунке 1 отображена его структура</w:t>
      </w:r>
      <w:r w:rsidR="00B11E50">
        <w:rPr>
          <w:rFonts w:ascii="Times New Roman" w:hAnsi="Times New Roman"/>
          <w:color w:val="000000" w:themeColor="text1"/>
          <w:sz w:val="28"/>
          <w:szCs w:val="36"/>
          <w:lang w:val="en-US"/>
        </w:rPr>
        <w:t xml:space="preserve"> [2]</w:t>
      </w:r>
      <w:r w:rsidRPr="007E20F8">
        <w:rPr>
          <w:rFonts w:ascii="Times New Roman" w:hAnsi="Times New Roman"/>
          <w:color w:val="000000" w:themeColor="text1"/>
          <w:sz w:val="28"/>
          <w:szCs w:val="36"/>
        </w:rPr>
        <w:t>.</w:t>
      </w:r>
    </w:p>
    <w:p w14:paraId="79421650" w14:textId="77777777" w:rsidR="007E20F8" w:rsidRPr="007E20F8" w:rsidRDefault="007E20F8" w:rsidP="007E20F8">
      <w:pPr>
        <w:tabs>
          <w:tab w:val="left" w:pos="1134"/>
        </w:tabs>
        <w:spacing w:after="0" w:line="360" w:lineRule="auto"/>
        <w:jc w:val="both"/>
        <w:rPr>
          <w:rFonts w:ascii="Times New Roman" w:eastAsiaTheme="minorHAnsi" w:hAnsi="Times New Roman"/>
          <w:color w:val="000000" w:themeColor="text1"/>
          <w:sz w:val="28"/>
          <w:szCs w:val="36"/>
        </w:rPr>
      </w:pPr>
    </w:p>
    <w:p w14:paraId="5161966A" w14:textId="0B5C9D60" w:rsidR="008448C2" w:rsidRPr="008448C2" w:rsidRDefault="008448C2" w:rsidP="008448C2">
      <w:pPr>
        <w:spacing w:line="360" w:lineRule="auto"/>
        <w:rPr>
          <w:rFonts w:ascii="Times New Roman" w:hAnsi="Times New Roman"/>
          <w:sz w:val="28"/>
          <w:szCs w:val="28"/>
        </w:rPr>
      </w:pPr>
      <w:r w:rsidRPr="008448C2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366F05CF" wp14:editId="31AFE1C1">
            <wp:extent cx="5940425" cy="3114675"/>
            <wp:effectExtent l="0" t="0" r="317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0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47FD04" w14:textId="518C3860" w:rsidR="008448C2" w:rsidRPr="007E20F8" w:rsidRDefault="008448C2" w:rsidP="008448C2">
      <w:pPr>
        <w:tabs>
          <w:tab w:val="left" w:pos="1134"/>
        </w:tabs>
        <w:spacing w:after="0" w:line="360" w:lineRule="auto"/>
        <w:ind w:firstLine="709"/>
        <w:jc w:val="center"/>
        <w:rPr>
          <w:rFonts w:ascii="Times New Roman" w:hAnsi="Times New Roman"/>
          <w:sz w:val="28"/>
          <w:szCs w:val="28"/>
        </w:rPr>
      </w:pPr>
      <w:r w:rsidRPr="008448C2">
        <w:rPr>
          <w:rFonts w:ascii="Times New Roman" w:hAnsi="Times New Roman"/>
          <w:sz w:val="28"/>
          <w:szCs w:val="28"/>
        </w:rPr>
        <w:t>Рисунок 1 – Организационная структура</w:t>
      </w:r>
      <w:r w:rsidR="007E20F8" w:rsidRPr="007E20F8">
        <w:rPr>
          <w:rFonts w:ascii="Times New Roman" w:hAnsi="Times New Roman"/>
          <w:sz w:val="28"/>
          <w:szCs w:val="28"/>
        </w:rPr>
        <w:t xml:space="preserve"> </w:t>
      </w:r>
      <w:r w:rsidR="007E20F8">
        <w:rPr>
          <w:rFonts w:ascii="Times New Roman" w:hAnsi="Times New Roman"/>
          <w:sz w:val="28"/>
          <w:szCs w:val="28"/>
        </w:rPr>
        <w:t>предприятия</w:t>
      </w:r>
    </w:p>
    <w:p w14:paraId="24B2587D" w14:textId="77777777" w:rsidR="007E20F8" w:rsidRPr="008448C2" w:rsidRDefault="007E20F8" w:rsidP="008448C2">
      <w:pPr>
        <w:tabs>
          <w:tab w:val="left" w:pos="1134"/>
        </w:tabs>
        <w:spacing w:after="0" w:line="360" w:lineRule="auto"/>
        <w:ind w:firstLine="709"/>
        <w:jc w:val="center"/>
        <w:rPr>
          <w:rFonts w:ascii="Times New Roman" w:hAnsi="Times New Roman"/>
          <w:sz w:val="28"/>
          <w:szCs w:val="28"/>
        </w:rPr>
      </w:pPr>
    </w:p>
    <w:p w14:paraId="10EF1094" w14:textId="7203931F" w:rsidR="00222B07" w:rsidRPr="00222B07" w:rsidRDefault="007E20F8" w:rsidP="00222B07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 СКФУ </w:t>
      </w:r>
      <w:r w:rsidR="00222B07" w:rsidRPr="00222B07">
        <w:rPr>
          <w:rFonts w:ascii="Times New Roman" w:hAnsi="Times New Roman"/>
          <w:sz w:val="28"/>
          <w:szCs w:val="28"/>
        </w:rPr>
        <w:t xml:space="preserve">работает много сотрудников, каждый из которых выполняет определенные задачи и поручения. Эти поручения могут быть связаны с </w:t>
      </w:r>
      <w:r w:rsidR="00411FD2">
        <w:rPr>
          <w:rFonts w:ascii="Times New Roman" w:hAnsi="Times New Roman"/>
          <w:sz w:val="28"/>
          <w:szCs w:val="28"/>
        </w:rPr>
        <w:t xml:space="preserve"> </w:t>
      </w:r>
      <w:r w:rsidR="00222B07" w:rsidRPr="00222B07">
        <w:rPr>
          <w:rFonts w:ascii="Times New Roman" w:hAnsi="Times New Roman"/>
          <w:sz w:val="28"/>
          <w:szCs w:val="28"/>
        </w:rPr>
        <w:t>учебными программами, научными исследованиями, административными делами</w:t>
      </w:r>
      <w:r w:rsidR="00411FD2">
        <w:rPr>
          <w:rFonts w:ascii="Times New Roman" w:hAnsi="Times New Roman"/>
          <w:sz w:val="28"/>
          <w:szCs w:val="28"/>
        </w:rPr>
        <w:t>.</w:t>
      </w:r>
    </w:p>
    <w:p w14:paraId="208D706E" w14:textId="231BA43A" w:rsidR="00222B07" w:rsidRPr="00222B07" w:rsidRDefault="00222B07" w:rsidP="00411FD2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222B07">
        <w:rPr>
          <w:rFonts w:ascii="Times New Roman" w:hAnsi="Times New Roman"/>
          <w:sz w:val="28"/>
          <w:szCs w:val="28"/>
        </w:rPr>
        <w:t>В большом университете бывает трудно следить за всеми поручениями. Руководителям нужно знать, кто за что отвечает, какие задачи уже выполнены, а какие еще нужно сделать. Без четкой системы контроля поручений могут возникать проблемы: задачи могут забываться или выполняться не вовремя.</w:t>
      </w:r>
    </w:p>
    <w:p w14:paraId="538F8A25" w14:textId="610C9CA7" w:rsidR="008448C2" w:rsidRPr="008448C2" w:rsidRDefault="00222B07" w:rsidP="008448C2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222B07">
        <w:rPr>
          <w:rFonts w:ascii="Times New Roman" w:hAnsi="Times New Roman"/>
          <w:sz w:val="28"/>
          <w:szCs w:val="28"/>
        </w:rPr>
        <w:t>Основными пользователями будут руководители и сотрудники университета. Руководители будут задавать поручения и следить за их выполнением, а сотрудники — отмечать статус своих задач и получать уведомления.</w:t>
      </w:r>
    </w:p>
    <w:p w14:paraId="641E2171" w14:textId="4086F016" w:rsidR="00222B07" w:rsidRDefault="008448C2" w:rsidP="00411FD2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8448C2">
        <w:rPr>
          <w:rFonts w:ascii="Times New Roman" w:hAnsi="Times New Roman"/>
          <w:sz w:val="28"/>
          <w:szCs w:val="28"/>
        </w:rPr>
        <w:lastRenderedPageBreak/>
        <w:t>Таким образом, объектом исследования является текущая система управления поручениями в СКФУ, а также разработка и внедрение новой информационной подсистемы, которая позволит повысить эффективность контроля за выполнением поручений.</w:t>
      </w:r>
    </w:p>
    <w:p w14:paraId="13B5426E" w14:textId="77777777" w:rsidR="00411FD2" w:rsidRDefault="00411FD2" w:rsidP="00411FD2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737DD419" w14:textId="77777777" w:rsidR="00411FD2" w:rsidRPr="007026F3" w:rsidRDefault="00411FD2" w:rsidP="007026F3">
      <w:pPr>
        <w:pStyle w:val="3"/>
        <w:numPr>
          <w:ilvl w:val="2"/>
          <w:numId w:val="4"/>
        </w:numPr>
        <w:rPr>
          <w:rFonts w:ascii="Times New Roman" w:eastAsiaTheme="minorHAnsi" w:hAnsi="Times New Roman" w:cs="Times New Roman"/>
          <w:b/>
          <w:bCs/>
          <w:color w:val="auto"/>
          <w:sz w:val="28"/>
          <w:szCs w:val="28"/>
        </w:rPr>
      </w:pPr>
      <w:bookmarkStart w:id="21" w:name="_Toc168921869"/>
      <w:r w:rsidRPr="007026F3">
        <w:rPr>
          <w:rFonts w:ascii="Times New Roman" w:hAnsi="Times New Roman" w:cs="Times New Roman"/>
          <w:b/>
          <w:bCs/>
          <w:color w:val="auto"/>
          <w:sz w:val="28"/>
          <w:szCs w:val="28"/>
        </w:rPr>
        <w:t>Характеристика предмета исследования</w:t>
      </w:r>
      <w:bookmarkEnd w:id="21"/>
    </w:p>
    <w:p w14:paraId="140A7D0E" w14:textId="07CBE3D4" w:rsidR="00FC3F07" w:rsidRPr="00411FD2" w:rsidRDefault="00411FD2" w:rsidP="00FC3F07">
      <w:pPr>
        <w:spacing w:after="0"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411FD2">
        <w:rPr>
          <w:rFonts w:ascii="Times New Roman" w:hAnsi="Times New Roman"/>
          <w:sz w:val="28"/>
          <w:szCs w:val="28"/>
        </w:rPr>
        <w:t>Предметом исследования в рамках данно</w:t>
      </w:r>
      <w:r w:rsidR="00274A31">
        <w:rPr>
          <w:rFonts w:ascii="Times New Roman" w:hAnsi="Times New Roman"/>
          <w:sz w:val="28"/>
          <w:szCs w:val="28"/>
        </w:rPr>
        <w:t>го</w:t>
      </w:r>
      <w:r w:rsidRPr="00411FD2">
        <w:rPr>
          <w:rFonts w:ascii="Times New Roman" w:hAnsi="Times New Roman"/>
          <w:sz w:val="28"/>
          <w:szCs w:val="28"/>
        </w:rPr>
        <w:t xml:space="preserve"> дипломно</w:t>
      </w:r>
      <w:r w:rsidR="00274A31">
        <w:rPr>
          <w:rFonts w:ascii="Times New Roman" w:hAnsi="Times New Roman"/>
          <w:sz w:val="28"/>
          <w:szCs w:val="28"/>
        </w:rPr>
        <w:t>го</w:t>
      </w:r>
      <w:r w:rsidRPr="00411FD2">
        <w:rPr>
          <w:rFonts w:ascii="Times New Roman" w:hAnsi="Times New Roman"/>
          <w:sz w:val="28"/>
          <w:szCs w:val="28"/>
        </w:rPr>
        <w:t xml:space="preserve"> </w:t>
      </w:r>
      <w:r w:rsidR="00274A31">
        <w:rPr>
          <w:rFonts w:ascii="Times New Roman" w:hAnsi="Times New Roman"/>
          <w:sz w:val="28"/>
          <w:szCs w:val="28"/>
        </w:rPr>
        <w:t>проекта</w:t>
      </w:r>
      <w:r w:rsidRPr="00411FD2">
        <w:rPr>
          <w:rFonts w:ascii="Times New Roman" w:hAnsi="Times New Roman"/>
          <w:sz w:val="28"/>
          <w:szCs w:val="28"/>
        </w:rPr>
        <w:t xml:space="preserve"> является </w:t>
      </w:r>
      <w:r w:rsidR="00A16766">
        <w:rPr>
          <w:rFonts w:ascii="Times New Roman" w:hAnsi="Times New Roman"/>
          <w:sz w:val="28"/>
          <w:szCs w:val="28"/>
        </w:rPr>
        <w:t xml:space="preserve">способы и средства, использованные при проектировании </w:t>
      </w:r>
      <w:r w:rsidRPr="00411FD2">
        <w:rPr>
          <w:rFonts w:ascii="Times New Roman" w:hAnsi="Times New Roman"/>
          <w:sz w:val="28"/>
          <w:szCs w:val="28"/>
        </w:rPr>
        <w:t>информационн</w:t>
      </w:r>
      <w:r w:rsidR="00A16766">
        <w:rPr>
          <w:rFonts w:ascii="Times New Roman" w:hAnsi="Times New Roman"/>
          <w:sz w:val="28"/>
          <w:szCs w:val="28"/>
        </w:rPr>
        <w:t xml:space="preserve">ой </w:t>
      </w:r>
      <w:r w:rsidRPr="00411FD2">
        <w:rPr>
          <w:rFonts w:ascii="Times New Roman" w:hAnsi="Times New Roman"/>
          <w:sz w:val="28"/>
          <w:szCs w:val="28"/>
        </w:rPr>
        <w:t>подсистем</w:t>
      </w:r>
      <w:r w:rsidR="00A16766">
        <w:rPr>
          <w:rFonts w:ascii="Times New Roman" w:hAnsi="Times New Roman"/>
          <w:sz w:val="28"/>
          <w:szCs w:val="28"/>
        </w:rPr>
        <w:t xml:space="preserve">ы </w:t>
      </w:r>
      <w:r w:rsidRPr="00411FD2">
        <w:rPr>
          <w:rFonts w:ascii="Times New Roman" w:hAnsi="Times New Roman"/>
          <w:sz w:val="28"/>
          <w:szCs w:val="28"/>
        </w:rPr>
        <w:t xml:space="preserve">контроля поручений сотрудников организации, на примере ФГАОУ ВО «Северо-Кавказский федеральный университет» (СКФУ). </w:t>
      </w:r>
    </w:p>
    <w:p w14:paraId="5DF3D6A2" w14:textId="3005D850" w:rsidR="00411FD2" w:rsidRPr="00411FD2" w:rsidRDefault="00411FD2" w:rsidP="00A16766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411FD2">
        <w:rPr>
          <w:rFonts w:ascii="Times New Roman" w:hAnsi="Times New Roman"/>
          <w:sz w:val="28"/>
          <w:szCs w:val="28"/>
        </w:rPr>
        <w:t>Основн</w:t>
      </w:r>
      <w:r w:rsidR="00FC3F07">
        <w:rPr>
          <w:rFonts w:ascii="Times New Roman" w:hAnsi="Times New Roman"/>
          <w:sz w:val="28"/>
          <w:szCs w:val="28"/>
        </w:rPr>
        <w:t>ой</w:t>
      </w:r>
      <w:r w:rsidRPr="00411FD2">
        <w:rPr>
          <w:rFonts w:ascii="Times New Roman" w:hAnsi="Times New Roman"/>
          <w:sz w:val="28"/>
          <w:szCs w:val="28"/>
        </w:rPr>
        <w:t xml:space="preserve"> цел</w:t>
      </w:r>
      <w:r w:rsidR="00FC3F07">
        <w:rPr>
          <w:rFonts w:ascii="Times New Roman" w:hAnsi="Times New Roman"/>
          <w:sz w:val="28"/>
          <w:szCs w:val="28"/>
        </w:rPr>
        <w:t xml:space="preserve">ью </w:t>
      </w:r>
      <w:r w:rsidRPr="00411FD2">
        <w:rPr>
          <w:rFonts w:ascii="Times New Roman" w:hAnsi="Times New Roman"/>
          <w:sz w:val="28"/>
          <w:szCs w:val="28"/>
        </w:rPr>
        <w:t xml:space="preserve">создания информационной подсистемы </w:t>
      </w:r>
      <w:r w:rsidR="00FC3F07">
        <w:rPr>
          <w:rFonts w:ascii="Times New Roman" w:hAnsi="Times New Roman"/>
          <w:sz w:val="28"/>
          <w:szCs w:val="28"/>
        </w:rPr>
        <w:t xml:space="preserve">является </w:t>
      </w:r>
      <w:r w:rsidRPr="00411FD2">
        <w:rPr>
          <w:rFonts w:ascii="Times New Roman" w:hAnsi="Times New Roman"/>
          <w:sz w:val="28"/>
          <w:szCs w:val="28"/>
        </w:rPr>
        <w:t>повышение эффективности управления поручениями сотрудников. Это достигается путем автоматизации процессов постановки задач, мониторинга их выполнения и анализа результатов.</w:t>
      </w:r>
    </w:p>
    <w:p w14:paraId="322416DD" w14:textId="20FA07DB" w:rsidR="00411FD2" w:rsidRPr="00411FD2" w:rsidRDefault="00FC3F07" w:rsidP="00FC3F07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Исследование направлено на у</w:t>
      </w:r>
      <w:r w:rsidR="00411FD2" w:rsidRPr="00411FD2">
        <w:rPr>
          <w:rFonts w:ascii="Times New Roman" w:hAnsi="Times New Roman"/>
          <w:sz w:val="28"/>
          <w:szCs w:val="28"/>
        </w:rPr>
        <w:t>прощение процедуры назначения поручений</w:t>
      </w:r>
      <w:r>
        <w:rPr>
          <w:rFonts w:ascii="Times New Roman" w:hAnsi="Times New Roman"/>
          <w:sz w:val="28"/>
          <w:szCs w:val="28"/>
        </w:rPr>
        <w:t>, с</w:t>
      </w:r>
      <w:r w:rsidR="00411FD2" w:rsidRPr="00411FD2">
        <w:rPr>
          <w:rFonts w:ascii="Times New Roman" w:hAnsi="Times New Roman"/>
          <w:sz w:val="28"/>
          <w:szCs w:val="28"/>
        </w:rPr>
        <w:t xml:space="preserve">окращение времени на контроль выполнения </w:t>
      </w:r>
      <w:r>
        <w:rPr>
          <w:rFonts w:ascii="Times New Roman" w:hAnsi="Times New Roman"/>
          <w:sz w:val="28"/>
          <w:szCs w:val="28"/>
        </w:rPr>
        <w:t xml:space="preserve">задач и повышение </w:t>
      </w:r>
      <w:r w:rsidR="00411FD2" w:rsidRPr="00411FD2">
        <w:rPr>
          <w:rFonts w:ascii="Times New Roman" w:hAnsi="Times New Roman"/>
          <w:sz w:val="28"/>
          <w:szCs w:val="28"/>
        </w:rPr>
        <w:t xml:space="preserve">ответственности сотрудников за выполнение поручений. </w:t>
      </w:r>
    </w:p>
    <w:p w14:paraId="3774B879" w14:textId="330C3041" w:rsidR="00411FD2" w:rsidRDefault="00411FD2" w:rsidP="00A16766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411FD2">
        <w:rPr>
          <w:rFonts w:ascii="Times New Roman" w:hAnsi="Times New Roman"/>
          <w:sz w:val="28"/>
          <w:szCs w:val="28"/>
        </w:rPr>
        <w:t>Таким образом, предметом исследования является разработка и внедрение информационной подсистемы, которая будет способствовать улучшению процессов контроля поручений сотрудников в СКФУ, повышая общую эффективность управления и взаимодействия в университете.</w:t>
      </w:r>
    </w:p>
    <w:p w14:paraId="75A40354" w14:textId="3020A5ED" w:rsidR="00FC3F07" w:rsidRDefault="00FC3F07" w:rsidP="00A16766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43F0A1FA" w14:textId="33EFF689" w:rsidR="00FC3F07" w:rsidRPr="007026F3" w:rsidRDefault="00FC3F07" w:rsidP="007026F3">
      <w:pPr>
        <w:pStyle w:val="3"/>
        <w:numPr>
          <w:ilvl w:val="2"/>
          <w:numId w:val="4"/>
        </w:numPr>
        <w:tabs>
          <w:tab w:val="left" w:pos="1134"/>
        </w:tabs>
        <w:ind w:left="0" w:firstLine="709"/>
        <w:rPr>
          <w:rFonts w:ascii="Times New Roman" w:eastAsiaTheme="minorHAnsi" w:hAnsi="Times New Roman" w:cs="Times New Roman"/>
          <w:b/>
          <w:bCs/>
          <w:color w:val="auto"/>
          <w:sz w:val="28"/>
          <w:szCs w:val="28"/>
        </w:rPr>
      </w:pPr>
      <w:bookmarkStart w:id="22" w:name="_Toc168921870"/>
      <w:r w:rsidRPr="007026F3">
        <w:rPr>
          <w:rFonts w:ascii="Times New Roman" w:hAnsi="Times New Roman" w:cs="Times New Roman"/>
          <w:b/>
          <w:bCs/>
          <w:color w:val="auto"/>
          <w:sz w:val="28"/>
          <w:szCs w:val="28"/>
        </w:rPr>
        <w:t>Существующая технология выполнения выбранной функции управления</w:t>
      </w:r>
      <w:bookmarkEnd w:id="22"/>
    </w:p>
    <w:p w14:paraId="0182C2E0" w14:textId="77777777" w:rsidR="00FC3F07" w:rsidRPr="00FC3F07" w:rsidRDefault="00FC3F07" w:rsidP="00FC3F07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FC3F07">
        <w:rPr>
          <w:rFonts w:ascii="Times New Roman" w:hAnsi="Times New Roman"/>
          <w:sz w:val="28"/>
          <w:szCs w:val="28"/>
        </w:rPr>
        <w:t xml:space="preserve">В настоящее время в Северо-Кавказском федеральном университете контроль поручений сотрудников осуществляется преимущественно с использованием традиционных методов. Основные процессы включают назначение поручений через электронную почту или личные встречи, а также использование электронных таблиц для отслеживания выполнения задач. </w:t>
      </w:r>
      <w:r w:rsidRPr="00FC3F07">
        <w:rPr>
          <w:rFonts w:ascii="Times New Roman" w:hAnsi="Times New Roman"/>
          <w:sz w:val="28"/>
          <w:szCs w:val="28"/>
        </w:rPr>
        <w:lastRenderedPageBreak/>
        <w:t>Сотрудники отчитываются о ходе выполнения поручений в виде периодических отчетов, которые отправляются руководителям.</w:t>
      </w:r>
    </w:p>
    <w:p w14:paraId="21C53635" w14:textId="7003919D" w:rsidR="00FC3F07" w:rsidRDefault="00FC3F07" w:rsidP="00FC3F07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FC3F07">
        <w:rPr>
          <w:rFonts w:ascii="Times New Roman" w:hAnsi="Times New Roman"/>
          <w:sz w:val="28"/>
          <w:szCs w:val="28"/>
        </w:rPr>
        <w:t>Эти методы имеют ряд недостатков. Во-первых, ручное управление поручениями требует значительных временных затрат и подвержено человеческим ошибкам. Во-вторых, отсутствие автоматизации затрудняет оперативное отслеживание статуса поручений и своевременное принятие решений. В-третьих, данные о выполнении поручений собираются вручную, что усложняет процесс анализа и отчетности.</w:t>
      </w:r>
    </w:p>
    <w:p w14:paraId="3E594D1C" w14:textId="4CE0570E" w:rsidR="007F43FD" w:rsidRDefault="00813EA1" w:rsidP="007F43FD">
      <w:pPr>
        <w:spacing w:after="0" w:line="360" w:lineRule="auto"/>
        <w:ind w:firstLine="709"/>
        <w:jc w:val="both"/>
        <w:rPr>
          <w:rFonts w:ascii="Times New Roman" w:eastAsiaTheme="minorHAnsi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Задачу </w:t>
      </w:r>
      <w:r w:rsidR="007F43FD">
        <w:rPr>
          <w:rFonts w:ascii="Times New Roman" w:hAnsi="Times New Roman"/>
          <w:sz w:val="28"/>
          <w:szCs w:val="28"/>
        </w:rPr>
        <w:t xml:space="preserve">контроля поручениями сотрудников организации можно осуществить средствами диаграммы </w:t>
      </w:r>
      <w:r w:rsidR="007F43FD">
        <w:rPr>
          <w:rFonts w:ascii="Times New Roman" w:hAnsi="Times New Roman"/>
          <w:sz w:val="28"/>
          <w:szCs w:val="28"/>
          <w:lang w:val="en-US"/>
        </w:rPr>
        <w:t>IDEF</w:t>
      </w:r>
      <w:r w:rsidR="007F43FD" w:rsidRPr="007F43FD">
        <w:rPr>
          <w:rFonts w:ascii="Times New Roman" w:hAnsi="Times New Roman"/>
          <w:sz w:val="28"/>
          <w:szCs w:val="28"/>
        </w:rPr>
        <w:t xml:space="preserve">0. </w:t>
      </w:r>
      <w:r w:rsidR="007F43FD">
        <w:rPr>
          <w:rFonts w:ascii="Times New Roman" w:hAnsi="Times New Roman"/>
          <w:sz w:val="28"/>
          <w:szCs w:val="28"/>
        </w:rPr>
        <w:t>В подобных схемах на верхнем уровне процесс представлен одним блоком с названием процесс, а стрелки описывают связи между блоками и потоками данных.</w:t>
      </w:r>
    </w:p>
    <w:p w14:paraId="53F62E04" w14:textId="0E522B49" w:rsidR="00813EA1" w:rsidRPr="00840702" w:rsidRDefault="00840702" w:rsidP="00840702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840702">
        <w:rPr>
          <w:rFonts w:ascii="Times New Roman" w:hAnsi="Times New Roman"/>
          <w:sz w:val="28"/>
          <w:szCs w:val="28"/>
        </w:rPr>
        <w:t>В Северо-Кавказском федеральном университете контроль поручений сотрудников осуществляется в рамках нормативных актов РФ и внутренних регламентов, установленных руководством университета. Основные входные данные для системы контроля поручений включают запросы на выполнение задач от различных отделов и информацию о рабочих графиках сотрудников. На выходе система формирует отчеты о выполненных задачах и статусах текущих поручений. Процессы управления включают взаимодействие сотрудников и использование различного оборудования для выполнения поручений.</w:t>
      </w:r>
    </w:p>
    <w:p w14:paraId="706344D7" w14:textId="3B2AD143" w:rsidR="00813EA1" w:rsidRPr="008615FF" w:rsidRDefault="008615FF" w:rsidP="008615FF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8615FF">
        <w:rPr>
          <w:rFonts w:ascii="Times New Roman" w:hAnsi="Times New Roman"/>
          <w:sz w:val="28"/>
          <w:szCs w:val="28"/>
        </w:rPr>
        <w:t>На уровне A0 определяется общий контекст системы контроля поручений сотрудников университета. Это включает в себя основные цели и области применения системы, а также основных заинтересованных сторон.</w:t>
      </w:r>
    </w:p>
    <w:p w14:paraId="056A232B" w14:textId="018DC5DD" w:rsidR="00840702" w:rsidRPr="007F4487" w:rsidRDefault="005357CD" w:rsidP="007F4487">
      <w:pPr>
        <w:spacing w:after="0" w:line="360" w:lineRule="auto"/>
        <w:jc w:val="center"/>
        <w:rPr>
          <w:rFonts w:ascii="Times New Roman" w:hAnsi="Times New Roman"/>
          <w:sz w:val="28"/>
          <w:szCs w:val="28"/>
          <w:lang w:val="en-US"/>
        </w:rPr>
      </w:pPr>
      <w:r w:rsidRPr="00E33051">
        <w:rPr>
          <w:rFonts w:ascii="Times New Roman" w:eastAsia="Times New Roman" w:hAnsi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479095C" wp14:editId="09D9F2AE">
            <wp:extent cx="4488180" cy="2512517"/>
            <wp:effectExtent l="0" t="0" r="7620" b="2540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2240"/>
                    <a:stretch/>
                  </pic:blipFill>
                  <pic:spPr bwMode="auto">
                    <a:xfrm>
                      <a:off x="0" y="0"/>
                      <a:ext cx="4506884" cy="25229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126333" w14:textId="77777777" w:rsidR="008615FF" w:rsidRPr="008615FF" w:rsidRDefault="008615FF" w:rsidP="008615FF">
      <w:pPr>
        <w:spacing w:after="0" w:line="360" w:lineRule="auto"/>
        <w:jc w:val="center"/>
        <w:rPr>
          <w:rFonts w:ascii="Times New Roman" w:eastAsiaTheme="minorHAnsi" w:hAnsi="Times New Roman"/>
          <w:sz w:val="28"/>
          <w:szCs w:val="36"/>
        </w:rPr>
      </w:pPr>
      <w:r w:rsidRPr="008615FF">
        <w:rPr>
          <w:rFonts w:ascii="Times New Roman" w:hAnsi="Times New Roman"/>
          <w:sz w:val="28"/>
          <w:szCs w:val="36"/>
        </w:rPr>
        <w:t xml:space="preserve">Рисунок 2 – Схема функциональной диаграммы </w:t>
      </w:r>
      <w:r w:rsidRPr="008615FF">
        <w:rPr>
          <w:rFonts w:ascii="Times New Roman" w:hAnsi="Times New Roman"/>
          <w:sz w:val="28"/>
          <w:szCs w:val="36"/>
          <w:lang w:val="en-US"/>
        </w:rPr>
        <w:t>IDEF</w:t>
      </w:r>
      <w:r w:rsidRPr="008615FF">
        <w:rPr>
          <w:rFonts w:ascii="Times New Roman" w:hAnsi="Times New Roman"/>
          <w:sz w:val="28"/>
          <w:szCs w:val="36"/>
        </w:rPr>
        <w:t>0</w:t>
      </w:r>
    </w:p>
    <w:p w14:paraId="74A63A0A" w14:textId="77777777" w:rsidR="005357CD" w:rsidRDefault="005357CD" w:rsidP="005357CD">
      <w:pPr>
        <w:spacing w:line="360" w:lineRule="auto"/>
        <w:ind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</w:p>
    <w:p w14:paraId="3D711C2C" w14:textId="4EC3A07F" w:rsidR="005357CD" w:rsidRDefault="005357CD" w:rsidP="005357CD">
      <w:pPr>
        <w:spacing w:line="360" w:lineRule="auto"/>
        <w:ind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 xml:space="preserve">Декомпозиция позволит рассмотреть процесс более детально. На рисунке 3 показана связь </w:t>
      </w:r>
      <w:r w:rsidR="00FF7595">
        <w:rPr>
          <w:rFonts w:ascii="Times New Roman" w:hAnsi="Times New Roman"/>
          <w:color w:val="000000" w:themeColor="text1"/>
          <w:sz w:val="28"/>
          <w:szCs w:val="28"/>
        </w:rPr>
        <w:t>основных процессов.</w:t>
      </w:r>
    </w:p>
    <w:p w14:paraId="41F11515" w14:textId="4F7CE0C4" w:rsidR="00FF7595" w:rsidRDefault="00FF7595" w:rsidP="00C1710C">
      <w:pPr>
        <w:spacing w:after="0" w:line="360" w:lineRule="auto"/>
        <w:jc w:val="center"/>
        <w:rPr>
          <w:sz w:val="28"/>
          <w:szCs w:val="28"/>
        </w:rPr>
      </w:pPr>
      <w:r w:rsidRPr="00FF7595">
        <w:rPr>
          <w:noProof/>
          <w:sz w:val="28"/>
          <w:szCs w:val="28"/>
          <w:lang w:eastAsia="ru-RU"/>
        </w:rPr>
        <w:drawing>
          <wp:inline distT="0" distB="0" distL="0" distR="0" wp14:anchorId="6D276920" wp14:editId="07AE8991">
            <wp:extent cx="5440680" cy="2777625"/>
            <wp:effectExtent l="0" t="0" r="7620" b="3810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3865"/>
                    <a:stretch/>
                  </pic:blipFill>
                  <pic:spPr bwMode="auto">
                    <a:xfrm>
                      <a:off x="0" y="0"/>
                      <a:ext cx="5455601" cy="27852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C799DF" w14:textId="4B679829" w:rsidR="00FF7595" w:rsidRPr="00C1710C" w:rsidRDefault="00FF7595" w:rsidP="00C1710C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 xml:space="preserve">Рисунок 3 – Схема декомпозиции диаграммы </w:t>
      </w:r>
      <w:r>
        <w:rPr>
          <w:rFonts w:ascii="Times New Roman" w:hAnsi="Times New Roman"/>
          <w:sz w:val="28"/>
          <w:szCs w:val="28"/>
          <w:lang w:val="en-US"/>
        </w:rPr>
        <w:t>IDEF</w:t>
      </w:r>
      <w:r>
        <w:rPr>
          <w:rFonts w:ascii="Times New Roman" w:hAnsi="Times New Roman"/>
          <w:sz w:val="28"/>
          <w:szCs w:val="28"/>
        </w:rPr>
        <w:t>0</w:t>
      </w:r>
    </w:p>
    <w:p w14:paraId="01731F79" w14:textId="77777777" w:rsidR="00840702" w:rsidRPr="00057841" w:rsidRDefault="00840702" w:rsidP="008615FF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14:paraId="6F8A4B0A" w14:textId="5605F6AD" w:rsidR="00FC3F07" w:rsidRPr="00057841" w:rsidRDefault="00FC3F07" w:rsidP="00FC3F07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FC3F07">
        <w:rPr>
          <w:rFonts w:ascii="Times New Roman" w:hAnsi="Times New Roman"/>
          <w:sz w:val="28"/>
          <w:szCs w:val="28"/>
        </w:rPr>
        <w:t>Таким</w:t>
      </w:r>
      <w:r w:rsidRPr="00057841">
        <w:rPr>
          <w:rFonts w:ascii="Times New Roman" w:hAnsi="Times New Roman"/>
          <w:sz w:val="28"/>
          <w:szCs w:val="28"/>
        </w:rPr>
        <w:t xml:space="preserve"> </w:t>
      </w:r>
      <w:r w:rsidRPr="00FC3F07">
        <w:rPr>
          <w:rFonts w:ascii="Times New Roman" w:hAnsi="Times New Roman"/>
          <w:sz w:val="28"/>
          <w:szCs w:val="28"/>
        </w:rPr>
        <w:t>образом</w:t>
      </w:r>
      <w:r w:rsidRPr="00057841">
        <w:rPr>
          <w:rFonts w:ascii="Times New Roman" w:hAnsi="Times New Roman"/>
          <w:sz w:val="28"/>
          <w:szCs w:val="28"/>
        </w:rPr>
        <w:t xml:space="preserve">, </w:t>
      </w:r>
      <w:r w:rsidRPr="00FC3F07">
        <w:rPr>
          <w:rFonts w:ascii="Times New Roman" w:hAnsi="Times New Roman"/>
          <w:sz w:val="28"/>
          <w:szCs w:val="28"/>
        </w:rPr>
        <w:t>существующая</w:t>
      </w:r>
      <w:r w:rsidRPr="00057841">
        <w:rPr>
          <w:rFonts w:ascii="Times New Roman" w:hAnsi="Times New Roman"/>
          <w:sz w:val="28"/>
          <w:szCs w:val="28"/>
        </w:rPr>
        <w:t xml:space="preserve"> </w:t>
      </w:r>
      <w:r w:rsidRPr="00FC3F07">
        <w:rPr>
          <w:rFonts w:ascii="Times New Roman" w:hAnsi="Times New Roman"/>
          <w:sz w:val="28"/>
          <w:szCs w:val="28"/>
        </w:rPr>
        <w:t>технология</w:t>
      </w:r>
      <w:r w:rsidRPr="00057841">
        <w:rPr>
          <w:rFonts w:ascii="Times New Roman" w:hAnsi="Times New Roman"/>
          <w:sz w:val="28"/>
          <w:szCs w:val="28"/>
        </w:rPr>
        <w:t xml:space="preserve"> </w:t>
      </w:r>
      <w:r w:rsidRPr="00FC3F07">
        <w:rPr>
          <w:rFonts w:ascii="Times New Roman" w:hAnsi="Times New Roman"/>
          <w:sz w:val="28"/>
          <w:szCs w:val="28"/>
        </w:rPr>
        <w:t>выполнения</w:t>
      </w:r>
      <w:r w:rsidRPr="00057841">
        <w:rPr>
          <w:rFonts w:ascii="Times New Roman" w:hAnsi="Times New Roman"/>
          <w:sz w:val="28"/>
          <w:szCs w:val="28"/>
        </w:rPr>
        <w:t xml:space="preserve"> </w:t>
      </w:r>
      <w:r w:rsidRPr="00FC3F07">
        <w:rPr>
          <w:rFonts w:ascii="Times New Roman" w:hAnsi="Times New Roman"/>
          <w:sz w:val="28"/>
          <w:szCs w:val="28"/>
        </w:rPr>
        <w:t>функции</w:t>
      </w:r>
      <w:r w:rsidRPr="00057841">
        <w:rPr>
          <w:rFonts w:ascii="Times New Roman" w:hAnsi="Times New Roman"/>
          <w:sz w:val="28"/>
          <w:szCs w:val="28"/>
        </w:rPr>
        <w:t xml:space="preserve"> </w:t>
      </w:r>
      <w:r w:rsidRPr="00FC3F07">
        <w:rPr>
          <w:rFonts w:ascii="Times New Roman" w:hAnsi="Times New Roman"/>
          <w:sz w:val="28"/>
          <w:szCs w:val="28"/>
        </w:rPr>
        <w:t>управления</w:t>
      </w:r>
      <w:r w:rsidRPr="00057841">
        <w:rPr>
          <w:rFonts w:ascii="Times New Roman" w:hAnsi="Times New Roman"/>
          <w:sz w:val="28"/>
          <w:szCs w:val="28"/>
        </w:rPr>
        <w:t xml:space="preserve"> </w:t>
      </w:r>
      <w:r w:rsidRPr="00FC3F07">
        <w:rPr>
          <w:rFonts w:ascii="Times New Roman" w:hAnsi="Times New Roman"/>
          <w:sz w:val="28"/>
          <w:szCs w:val="28"/>
        </w:rPr>
        <w:t>поручениями</w:t>
      </w:r>
      <w:r w:rsidRPr="00057841">
        <w:rPr>
          <w:rFonts w:ascii="Times New Roman" w:hAnsi="Times New Roman"/>
          <w:sz w:val="28"/>
          <w:szCs w:val="28"/>
        </w:rPr>
        <w:t xml:space="preserve"> </w:t>
      </w:r>
      <w:r w:rsidRPr="00FC3F07">
        <w:rPr>
          <w:rFonts w:ascii="Times New Roman" w:hAnsi="Times New Roman"/>
          <w:sz w:val="28"/>
          <w:szCs w:val="28"/>
        </w:rPr>
        <w:t>характеризуется</w:t>
      </w:r>
      <w:r w:rsidRPr="00057841">
        <w:rPr>
          <w:rFonts w:ascii="Times New Roman" w:hAnsi="Times New Roman"/>
          <w:sz w:val="28"/>
          <w:szCs w:val="28"/>
        </w:rPr>
        <w:t xml:space="preserve"> </w:t>
      </w:r>
      <w:r w:rsidRPr="00FC3F07">
        <w:rPr>
          <w:rFonts w:ascii="Times New Roman" w:hAnsi="Times New Roman"/>
          <w:sz w:val="28"/>
          <w:szCs w:val="28"/>
        </w:rPr>
        <w:t>низкой</w:t>
      </w:r>
      <w:r w:rsidRPr="00057841">
        <w:rPr>
          <w:rFonts w:ascii="Times New Roman" w:hAnsi="Times New Roman"/>
          <w:sz w:val="28"/>
          <w:szCs w:val="28"/>
        </w:rPr>
        <w:t xml:space="preserve"> </w:t>
      </w:r>
      <w:r w:rsidRPr="00FC3F07">
        <w:rPr>
          <w:rFonts w:ascii="Times New Roman" w:hAnsi="Times New Roman"/>
          <w:sz w:val="28"/>
          <w:szCs w:val="28"/>
        </w:rPr>
        <w:t>эффективностью</w:t>
      </w:r>
      <w:r w:rsidRPr="00057841">
        <w:rPr>
          <w:rFonts w:ascii="Times New Roman" w:hAnsi="Times New Roman"/>
          <w:sz w:val="28"/>
          <w:szCs w:val="28"/>
        </w:rPr>
        <w:t xml:space="preserve"> </w:t>
      </w:r>
      <w:r w:rsidRPr="00FC3F07">
        <w:rPr>
          <w:rFonts w:ascii="Times New Roman" w:hAnsi="Times New Roman"/>
          <w:sz w:val="28"/>
          <w:szCs w:val="28"/>
        </w:rPr>
        <w:t>и</w:t>
      </w:r>
      <w:r w:rsidRPr="00057841">
        <w:rPr>
          <w:rFonts w:ascii="Times New Roman" w:hAnsi="Times New Roman"/>
          <w:sz w:val="28"/>
          <w:szCs w:val="28"/>
        </w:rPr>
        <w:t xml:space="preserve"> </w:t>
      </w:r>
      <w:r w:rsidRPr="00FC3F07">
        <w:rPr>
          <w:rFonts w:ascii="Times New Roman" w:hAnsi="Times New Roman"/>
          <w:sz w:val="28"/>
          <w:szCs w:val="28"/>
        </w:rPr>
        <w:t>недостаточной</w:t>
      </w:r>
      <w:r w:rsidRPr="00057841">
        <w:rPr>
          <w:rFonts w:ascii="Times New Roman" w:hAnsi="Times New Roman"/>
          <w:sz w:val="28"/>
          <w:szCs w:val="28"/>
        </w:rPr>
        <w:t xml:space="preserve"> </w:t>
      </w:r>
      <w:r w:rsidRPr="00FC3F07">
        <w:rPr>
          <w:rFonts w:ascii="Times New Roman" w:hAnsi="Times New Roman"/>
          <w:sz w:val="28"/>
          <w:szCs w:val="28"/>
        </w:rPr>
        <w:t>прозрачностью</w:t>
      </w:r>
      <w:r w:rsidRPr="00057841">
        <w:rPr>
          <w:rFonts w:ascii="Times New Roman" w:hAnsi="Times New Roman"/>
          <w:sz w:val="28"/>
          <w:szCs w:val="28"/>
        </w:rPr>
        <w:t xml:space="preserve">, </w:t>
      </w:r>
      <w:r w:rsidRPr="00FC3F07">
        <w:rPr>
          <w:rFonts w:ascii="Times New Roman" w:hAnsi="Times New Roman"/>
          <w:sz w:val="28"/>
          <w:szCs w:val="28"/>
        </w:rPr>
        <w:t>что</w:t>
      </w:r>
      <w:r w:rsidRPr="00057841">
        <w:rPr>
          <w:rFonts w:ascii="Times New Roman" w:hAnsi="Times New Roman"/>
          <w:sz w:val="28"/>
          <w:szCs w:val="28"/>
        </w:rPr>
        <w:t xml:space="preserve"> </w:t>
      </w:r>
      <w:r w:rsidRPr="00FC3F07">
        <w:rPr>
          <w:rFonts w:ascii="Times New Roman" w:hAnsi="Times New Roman"/>
          <w:sz w:val="28"/>
          <w:szCs w:val="28"/>
        </w:rPr>
        <w:t>требует</w:t>
      </w:r>
      <w:r w:rsidRPr="00057841">
        <w:rPr>
          <w:rFonts w:ascii="Times New Roman" w:hAnsi="Times New Roman"/>
          <w:sz w:val="28"/>
          <w:szCs w:val="28"/>
        </w:rPr>
        <w:t xml:space="preserve"> </w:t>
      </w:r>
      <w:r w:rsidRPr="00FC3F07">
        <w:rPr>
          <w:rFonts w:ascii="Times New Roman" w:hAnsi="Times New Roman"/>
          <w:sz w:val="28"/>
          <w:szCs w:val="28"/>
        </w:rPr>
        <w:t>модернизации</w:t>
      </w:r>
      <w:r w:rsidRPr="00057841">
        <w:rPr>
          <w:rFonts w:ascii="Times New Roman" w:hAnsi="Times New Roman"/>
          <w:sz w:val="28"/>
          <w:szCs w:val="28"/>
        </w:rPr>
        <w:t xml:space="preserve"> </w:t>
      </w:r>
      <w:r w:rsidRPr="00FC3F07">
        <w:rPr>
          <w:rFonts w:ascii="Times New Roman" w:hAnsi="Times New Roman"/>
          <w:sz w:val="28"/>
          <w:szCs w:val="28"/>
        </w:rPr>
        <w:t>и</w:t>
      </w:r>
      <w:r w:rsidRPr="00057841">
        <w:rPr>
          <w:rFonts w:ascii="Times New Roman" w:hAnsi="Times New Roman"/>
          <w:sz w:val="28"/>
          <w:szCs w:val="28"/>
        </w:rPr>
        <w:t xml:space="preserve"> </w:t>
      </w:r>
      <w:r w:rsidRPr="00FC3F07">
        <w:rPr>
          <w:rFonts w:ascii="Times New Roman" w:hAnsi="Times New Roman"/>
          <w:sz w:val="28"/>
          <w:szCs w:val="28"/>
        </w:rPr>
        <w:t>внедрения</w:t>
      </w:r>
      <w:r w:rsidRPr="00057841">
        <w:rPr>
          <w:rFonts w:ascii="Times New Roman" w:hAnsi="Times New Roman"/>
          <w:sz w:val="28"/>
          <w:szCs w:val="28"/>
        </w:rPr>
        <w:t xml:space="preserve"> </w:t>
      </w:r>
      <w:r w:rsidRPr="00FC3F07">
        <w:rPr>
          <w:rFonts w:ascii="Times New Roman" w:hAnsi="Times New Roman"/>
          <w:sz w:val="28"/>
          <w:szCs w:val="28"/>
        </w:rPr>
        <w:t>автоматизированной</w:t>
      </w:r>
      <w:r w:rsidRPr="00057841">
        <w:rPr>
          <w:rFonts w:ascii="Times New Roman" w:hAnsi="Times New Roman"/>
          <w:sz w:val="28"/>
          <w:szCs w:val="28"/>
        </w:rPr>
        <w:t xml:space="preserve"> </w:t>
      </w:r>
      <w:r w:rsidRPr="00FC3F07">
        <w:rPr>
          <w:rFonts w:ascii="Times New Roman" w:hAnsi="Times New Roman"/>
          <w:sz w:val="28"/>
          <w:szCs w:val="28"/>
        </w:rPr>
        <w:t>системы</w:t>
      </w:r>
      <w:r w:rsidRPr="00057841">
        <w:rPr>
          <w:rFonts w:ascii="Times New Roman" w:hAnsi="Times New Roman"/>
          <w:sz w:val="28"/>
          <w:szCs w:val="28"/>
        </w:rPr>
        <w:t xml:space="preserve"> </w:t>
      </w:r>
      <w:r w:rsidRPr="00FC3F07">
        <w:rPr>
          <w:rFonts w:ascii="Times New Roman" w:hAnsi="Times New Roman"/>
          <w:sz w:val="28"/>
          <w:szCs w:val="28"/>
        </w:rPr>
        <w:t>для</w:t>
      </w:r>
      <w:r w:rsidRPr="00057841">
        <w:rPr>
          <w:rFonts w:ascii="Times New Roman" w:hAnsi="Times New Roman"/>
          <w:sz w:val="28"/>
          <w:szCs w:val="28"/>
        </w:rPr>
        <w:t xml:space="preserve"> </w:t>
      </w:r>
      <w:r w:rsidRPr="00FC3F07">
        <w:rPr>
          <w:rFonts w:ascii="Times New Roman" w:hAnsi="Times New Roman"/>
          <w:sz w:val="28"/>
          <w:szCs w:val="28"/>
        </w:rPr>
        <w:t>повышения</w:t>
      </w:r>
      <w:r w:rsidRPr="00057841">
        <w:rPr>
          <w:rFonts w:ascii="Times New Roman" w:hAnsi="Times New Roman"/>
          <w:sz w:val="28"/>
          <w:szCs w:val="28"/>
        </w:rPr>
        <w:t xml:space="preserve"> </w:t>
      </w:r>
      <w:r w:rsidRPr="00FC3F07">
        <w:rPr>
          <w:rFonts w:ascii="Times New Roman" w:hAnsi="Times New Roman"/>
          <w:sz w:val="28"/>
          <w:szCs w:val="28"/>
        </w:rPr>
        <w:t>эффективности</w:t>
      </w:r>
      <w:r w:rsidRPr="00057841">
        <w:rPr>
          <w:rFonts w:ascii="Times New Roman" w:hAnsi="Times New Roman"/>
          <w:sz w:val="28"/>
          <w:szCs w:val="28"/>
        </w:rPr>
        <w:t xml:space="preserve"> </w:t>
      </w:r>
      <w:r w:rsidRPr="00FC3F07">
        <w:rPr>
          <w:rFonts w:ascii="Times New Roman" w:hAnsi="Times New Roman"/>
          <w:sz w:val="28"/>
          <w:szCs w:val="28"/>
        </w:rPr>
        <w:t>управления</w:t>
      </w:r>
      <w:r w:rsidRPr="00057841">
        <w:rPr>
          <w:rFonts w:ascii="Times New Roman" w:hAnsi="Times New Roman"/>
          <w:sz w:val="28"/>
          <w:szCs w:val="28"/>
        </w:rPr>
        <w:t xml:space="preserve"> </w:t>
      </w:r>
      <w:r w:rsidRPr="00FC3F07">
        <w:rPr>
          <w:rFonts w:ascii="Times New Roman" w:hAnsi="Times New Roman"/>
          <w:sz w:val="28"/>
          <w:szCs w:val="28"/>
        </w:rPr>
        <w:t>и</w:t>
      </w:r>
      <w:r w:rsidRPr="00057841">
        <w:rPr>
          <w:rFonts w:ascii="Times New Roman" w:hAnsi="Times New Roman"/>
          <w:sz w:val="28"/>
          <w:szCs w:val="28"/>
        </w:rPr>
        <w:t xml:space="preserve"> </w:t>
      </w:r>
      <w:r w:rsidRPr="00FC3F07">
        <w:rPr>
          <w:rFonts w:ascii="Times New Roman" w:hAnsi="Times New Roman"/>
          <w:sz w:val="28"/>
          <w:szCs w:val="28"/>
        </w:rPr>
        <w:t>улучшения</w:t>
      </w:r>
      <w:r w:rsidRPr="00057841">
        <w:rPr>
          <w:rFonts w:ascii="Times New Roman" w:hAnsi="Times New Roman"/>
          <w:sz w:val="28"/>
          <w:szCs w:val="28"/>
        </w:rPr>
        <w:t xml:space="preserve"> </w:t>
      </w:r>
      <w:r w:rsidRPr="00FC3F07">
        <w:rPr>
          <w:rFonts w:ascii="Times New Roman" w:hAnsi="Times New Roman"/>
          <w:sz w:val="28"/>
          <w:szCs w:val="28"/>
        </w:rPr>
        <w:t>контроля</w:t>
      </w:r>
      <w:r w:rsidRPr="00057841">
        <w:rPr>
          <w:rFonts w:ascii="Times New Roman" w:hAnsi="Times New Roman"/>
          <w:sz w:val="28"/>
          <w:szCs w:val="28"/>
        </w:rPr>
        <w:t xml:space="preserve"> </w:t>
      </w:r>
      <w:r w:rsidRPr="00FC3F07">
        <w:rPr>
          <w:rFonts w:ascii="Times New Roman" w:hAnsi="Times New Roman"/>
          <w:sz w:val="28"/>
          <w:szCs w:val="28"/>
        </w:rPr>
        <w:t>выполнения</w:t>
      </w:r>
      <w:r w:rsidRPr="00057841">
        <w:rPr>
          <w:rFonts w:ascii="Times New Roman" w:hAnsi="Times New Roman"/>
          <w:sz w:val="28"/>
          <w:szCs w:val="28"/>
        </w:rPr>
        <w:t xml:space="preserve"> </w:t>
      </w:r>
      <w:r w:rsidRPr="00FC3F07">
        <w:rPr>
          <w:rFonts w:ascii="Times New Roman" w:hAnsi="Times New Roman"/>
          <w:sz w:val="28"/>
          <w:szCs w:val="28"/>
        </w:rPr>
        <w:t>задач</w:t>
      </w:r>
      <w:r w:rsidRPr="00057841">
        <w:rPr>
          <w:rFonts w:ascii="Times New Roman" w:hAnsi="Times New Roman"/>
          <w:sz w:val="28"/>
          <w:szCs w:val="28"/>
        </w:rPr>
        <w:t>.</w:t>
      </w:r>
    </w:p>
    <w:p w14:paraId="3DD524E9" w14:textId="34F5E539" w:rsidR="008615FF" w:rsidRPr="00057841" w:rsidRDefault="008615FF" w:rsidP="00FC3F07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586788BB" w14:textId="73879D04" w:rsidR="008615FF" w:rsidRPr="007026F3" w:rsidRDefault="008615FF" w:rsidP="007026F3">
      <w:pPr>
        <w:pStyle w:val="2"/>
        <w:numPr>
          <w:ilvl w:val="1"/>
          <w:numId w:val="4"/>
        </w:numPr>
        <w:tabs>
          <w:tab w:val="left" w:pos="1134"/>
        </w:tabs>
        <w:ind w:left="0" w:firstLine="709"/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</w:pPr>
      <w:bookmarkStart w:id="23" w:name="_Toc168921871"/>
      <w:r w:rsidRPr="007026F3">
        <w:rPr>
          <w:rFonts w:ascii="Times New Roman" w:hAnsi="Times New Roman" w:cs="Times New Roman"/>
          <w:b/>
          <w:bCs/>
          <w:color w:val="auto"/>
          <w:sz w:val="28"/>
          <w:szCs w:val="28"/>
        </w:rPr>
        <w:t>Описание экономической сущности исследуемых задач</w:t>
      </w:r>
      <w:bookmarkEnd w:id="23"/>
    </w:p>
    <w:p w14:paraId="6768DDE9" w14:textId="59D69612" w:rsidR="00BC610C" w:rsidRPr="00BC610C" w:rsidRDefault="00BC610C" w:rsidP="00BC610C">
      <w:pPr>
        <w:pStyle w:val="a6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BC610C">
        <w:rPr>
          <w:sz w:val="28"/>
          <w:szCs w:val="28"/>
        </w:rPr>
        <w:t>Разработка и введение информационной подсистемы для контроля поручений сотрудников обосновано в экономическом плане. При современных требованиях организаций к оптимизации затрат и увеличению уровня управляемости затраты работодателей на контроль поручений могут быть значительно снижены. Кроме того, традиционные методы контроля поручений предполагающие значительные затраты на организацию отчетности, обновление инструментариев и информационные системы, смогут быть в полной мере замещены информационной подсистемой.</w:t>
      </w:r>
    </w:p>
    <w:p w14:paraId="5B84F056" w14:textId="1536B47D" w:rsidR="008615FF" w:rsidRDefault="00BC610C" w:rsidP="00BC610C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Таким образом, и</w:t>
      </w:r>
      <w:r w:rsidRPr="00BC610C">
        <w:rPr>
          <w:rFonts w:ascii="Times New Roman" w:hAnsi="Times New Roman"/>
          <w:sz w:val="28"/>
          <w:szCs w:val="28"/>
        </w:rPr>
        <w:t>спользование информационной подсистемы обеспечит возможность анализа эффективности работы сотрудников, оптимизации рабочих процессов и принятия обоснованных управленческих решений. Это позволит организации экономить как на операционных расходах, так и на потенциальных финансовых потерях из-за неэффективного управления поручениями.</w:t>
      </w:r>
    </w:p>
    <w:p w14:paraId="6EB6E46B" w14:textId="7965C1DF" w:rsidR="003E6696" w:rsidRDefault="003E6696" w:rsidP="00BC610C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4FCB8285" w14:textId="2C0C3203" w:rsidR="003E6696" w:rsidRPr="007026F3" w:rsidRDefault="003E6696" w:rsidP="007026F3">
      <w:pPr>
        <w:pStyle w:val="2"/>
        <w:numPr>
          <w:ilvl w:val="1"/>
          <w:numId w:val="4"/>
        </w:numPr>
        <w:tabs>
          <w:tab w:val="left" w:pos="1134"/>
        </w:tabs>
        <w:spacing w:before="0" w:line="360" w:lineRule="auto"/>
        <w:ind w:left="0" w:firstLine="709"/>
        <w:rPr>
          <w:rFonts w:ascii="Times New Roman" w:eastAsiaTheme="minorHAnsi" w:hAnsi="Times New Roman" w:cs="Times New Roman"/>
          <w:b/>
          <w:bCs/>
          <w:color w:val="auto"/>
          <w:sz w:val="28"/>
          <w:szCs w:val="28"/>
        </w:rPr>
      </w:pPr>
      <w:bookmarkStart w:id="24" w:name="_Toc168921872"/>
      <w:r w:rsidRPr="007026F3">
        <w:rPr>
          <w:rFonts w:ascii="Times New Roman" w:hAnsi="Times New Roman" w:cs="Times New Roman"/>
          <w:b/>
          <w:bCs/>
          <w:color w:val="auto"/>
          <w:sz w:val="28"/>
          <w:szCs w:val="28"/>
        </w:rPr>
        <w:t>Постановка задачи на разработку ИС</w:t>
      </w:r>
      <w:bookmarkEnd w:id="24"/>
    </w:p>
    <w:p w14:paraId="07BE1CBF" w14:textId="349F9279" w:rsidR="00F87295" w:rsidRDefault="00F87295" w:rsidP="00F87295">
      <w:pPr>
        <w:pStyle w:val="a6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F87295">
        <w:rPr>
          <w:sz w:val="28"/>
          <w:szCs w:val="28"/>
        </w:rPr>
        <w:t xml:space="preserve">При разработке ИС для контроля поручений сотрудников в ФГАОУ ВО «Северо-Кавказский федеральный университет» следует учитывать несколько ключевых аспектов. В первую очередь необходимо проанализировать уже имеющиеся процессы управления поручениями, выделить основные характеристики, слабые стороны и потенциальные зоны оптимизации. Это даст возможность сформировать основные требования к будущей ИС. Далее следует определить функции, которые предполагается реализовать с помощью системы. ИС должна позволять вести учет и отслеживание выполнения поручений, включая в себя сроки разрешения, ответственных и состояние поручения. Также желательно предусмотреть функции управления доступом к информации для обеспечения конфиденциальности, а также для ограничения </w:t>
      </w:r>
      <w:r w:rsidRPr="00F87295">
        <w:rPr>
          <w:sz w:val="28"/>
          <w:szCs w:val="28"/>
        </w:rPr>
        <w:lastRenderedPageBreak/>
        <w:t>информации для лиц, не имеющих необходимых прав. Выдача отчетов о поручениях и статистика.</w:t>
      </w:r>
    </w:p>
    <w:p w14:paraId="789180A4" w14:textId="77777777" w:rsidR="007026F3" w:rsidRDefault="007026F3" w:rsidP="00F87295">
      <w:pPr>
        <w:spacing w:after="0" w:line="360" w:lineRule="auto"/>
        <w:ind w:firstLine="709"/>
        <w:jc w:val="both"/>
        <w:rPr>
          <w:rFonts w:ascii="Times New Roman" w:hAnsi="Times New Roman"/>
          <w:b/>
          <w:bCs/>
          <w:sz w:val="28"/>
          <w:szCs w:val="28"/>
        </w:rPr>
      </w:pPr>
    </w:p>
    <w:p w14:paraId="1F4FC934" w14:textId="6AF3845D" w:rsidR="007026F3" w:rsidRPr="007026F3" w:rsidRDefault="007026F3" w:rsidP="007026F3">
      <w:pPr>
        <w:pStyle w:val="2"/>
        <w:numPr>
          <w:ilvl w:val="1"/>
          <w:numId w:val="4"/>
        </w:numPr>
        <w:tabs>
          <w:tab w:val="left" w:pos="1134"/>
        </w:tabs>
        <w:spacing w:before="0" w:line="360" w:lineRule="auto"/>
        <w:ind w:left="0"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5" w:name="_Toc168921873"/>
      <w:r w:rsidRPr="007026F3">
        <w:rPr>
          <w:rFonts w:ascii="Times New Roman" w:hAnsi="Times New Roman" w:cs="Times New Roman"/>
          <w:b/>
          <w:bCs/>
          <w:color w:val="auto"/>
          <w:sz w:val="28"/>
          <w:szCs w:val="28"/>
        </w:rPr>
        <w:t>Анализ существующих разработок</w:t>
      </w:r>
      <w:bookmarkEnd w:id="25"/>
    </w:p>
    <w:p w14:paraId="3FACECD9" w14:textId="3674256F" w:rsidR="00F87295" w:rsidRPr="00F87295" w:rsidRDefault="00F87295" w:rsidP="00F87295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F87295">
        <w:rPr>
          <w:rFonts w:ascii="Times New Roman" w:hAnsi="Times New Roman"/>
          <w:sz w:val="28"/>
          <w:szCs w:val="28"/>
        </w:rPr>
        <w:t xml:space="preserve">Изучение существующих разработок показывает, что на рынке существует много инструментов для управления задачами и контроля поручений. Среди них - </w:t>
      </w:r>
      <w:proofErr w:type="spellStart"/>
      <w:r w:rsidRPr="00F87295">
        <w:rPr>
          <w:rFonts w:ascii="Times New Roman" w:hAnsi="Times New Roman"/>
          <w:sz w:val="28"/>
          <w:szCs w:val="28"/>
        </w:rPr>
        <w:t>Trello</w:t>
      </w:r>
      <w:proofErr w:type="spellEnd"/>
      <w:r w:rsidRPr="00F87295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F87295">
        <w:rPr>
          <w:rFonts w:ascii="Times New Roman" w:hAnsi="Times New Roman"/>
          <w:sz w:val="28"/>
          <w:szCs w:val="28"/>
        </w:rPr>
        <w:t>Asana</w:t>
      </w:r>
      <w:proofErr w:type="spellEnd"/>
      <w:r w:rsidRPr="00F87295">
        <w:rPr>
          <w:rFonts w:ascii="Times New Roman" w:hAnsi="Times New Roman"/>
          <w:sz w:val="28"/>
          <w:szCs w:val="28"/>
        </w:rPr>
        <w:t xml:space="preserve">, JIRA и </w:t>
      </w:r>
      <w:proofErr w:type="spellStart"/>
      <w:r w:rsidRPr="00F87295">
        <w:rPr>
          <w:rFonts w:ascii="Times New Roman" w:hAnsi="Times New Roman"/>
          <w:sz w:val="28"/>
          <w:szCs w:val="28"/>
        </w:rPr>
        <w:t>Microsoft</w:t>
      </w:r>
      <w:proofErr w:type="spellEnd"/>
      <w:r w:rsidRPr="00F87295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F87295">
        <w:rPr>
          <w:rFonts w:ascii="Times New Roman" w:hAnsi="Times New Roman"/>
          <w:sz w:val="28"/>
          <w:szCs w:val="28"/>
        </w:rPr>
        <w:t>Planner</w:t>
      </w:r>
      <w:proofErr w:type="spellEnd"/>
      <w:r w:rsidRPr="00F87295">
        <w:rPr>
          <w:rFonts w:ascii="Times New Roman" w:hAnsi="Times New Roman"/>
          <w:sz w:val="28"/>
          <w:szCs w:val="28"/>
        </w:rPr>
        <w:t xml:space="preserve">. </w:t>
      </w:r>
      <w:proofErr w:type="spellStart"/>
      <w:r w:rsidRPr="00F87295">
        <w:rPr>
          <w:rFonts w:ascii="Times New Roman" w:hAnsi="Times New Roman"/>
          <w:sz w:val="28"/>
          <w:szCs w:val="28"/>
        </w:rPr>
        <w:t>Trello</w:t>
      </w:r>
      <w:proofErr w:type="spellEnd"/>
      <w:r w:rsidRPr="00F87295">
        <w:rPr>
          <w:rFonts w:ascii="Times New Roman" w:hAnsi="Times New Roman"/>
          <w:sz w:val="28"/>
          <w:szCs w:val="28"/>
        </w:rPr>
        <w:t xml:space="preserve"> имеет удобный визуальный интерфейс с досками и карточками для отслеживания статуса поручений, что делает его хорошим выбором для небольших команд, но не всегда подходит для крупных организаций. </w:t>
      </w:r>
      <w:proofErr w:type="spellStart"/>
      <w:r w:rsidRPr="00F87295">
        <w:rPr>
          <w:rFonts w:ascii="Times New Roman" w:hAnsi="Times New Roman"/>
          <w:sz w:val="28"/>
          <w:szCs w:val="28"/>
        </w:rPr>
        <w:t>Asana</w:t>
      </w:r>
      <w:proofErr w:type="spellEnd"/>
      <w:r w:rsidRPr="00F87295">
        <w:rPr>
          <w:rFonts w:ascii="Times New Roman" w:hAnsi="Times New Roman"/>
          <w:sz w:val="28"/>
          <w:szCs w:val="28"/>
        </w:rPr>
        <w:t xml:space="preserve"> предлагает более сложные функции, такие как подзадачи и зависимости между задачами, а также мощные инструменты для аналитики и отчетности, что делает его идеальным для крупных и сложных проектов. JIRA от </w:t>
      </w:r>
      <w:proofErr w:type="spellStart"/>
      <w:r w:rsidRPr="00F87295">
        <w:rPr>
          <w:rFonts w:ascii="Times New Roman" w:hAnsi="Times New Roman"/>
          <w:sz w:val="28"/>
          <w:szCs w:val="28"/>
        </w:rPr>
        <w:t>Atlassian</w:t>
      </w:r>
      <w:proofErr w:type="spellEnd"/>
      <w:r w:rsidRPr="00F87295">
        <w:rPr>
          <w:rFonts w:ascii="Times New Roman" w:hAnsi="Times New Roman"/>
          <w:sz w:val="28"/>
          <w:szCs w:val="28"/>
        </w:rPr>
        <w:t xml:space="preserve"> часто используется в разработке ПО и поддерживает </w:t>
      </w:r>
      <w:proofErr w:type="spellStart"/>
      <w:r w:rsidRPr="00F87295">
        <w:rPr>
          <w:rFonts w:ascii="Times New Roman" w:hAnsi="Times New Roman"/>
          <w:sz w:val="28"/>
          <w:szCs w:val="28"/>
        </w:rPr>
        <w:t>Agile</w:t>
      </w:r>
      <w:proofErr w:type="spellEnd"/>
      <w:r w:rsidRPr="00F87295">
        <w:rPr>
          <w:rFonts w:ascii="Times New Roman" w:hAnsi="Times New Roman"/>
          <w:sz w:val="28"/>
          <w:szCs w:val="28"/>
        </w:rPr>
        <w:t xml:space="preserve"> и </w:t>
      </w:r>
      <w:proofErr w:type="spellStart"/>
      <w:r w:rsidRPr="00F87295">
        <w:rPr>
          <w:rFonts w:ascii="Times New Roman" w:hAnsi="Times New Roman"/>
          <w:sz w:val="28"/>
          <w:szCs w:val="28"/>
        </w:rPr>
        <w:t>Scrum</w:t>
      </w:r>
      <w:proofErr w:type="spellEnd"/>
      <w:r w:rsidRPr="00F87295">
        <w:rPr>
          <w:rFonts w:ascii="Times New Roman" w:hAnsi="Times New Roman"/>
          <w:sz w:val="28"/>
          <w:szCs w:val="28"/>
        </w:rPr>
        <w:t xml:space="preserve"> методологии, однако его сложность может быть излишней для образовательных учреждений. </w:t>
      </w:r>
      <w:proofErr w:type="spellStart"/>
      <w:r w:rsidRPr="00F87295">
        <w:rPr>
          <w:rFonts w:ascii="Times New Roman" w:hAnsi="Times New Roman"/>
          <w:sz w:val="28"/>
          <w:szCs w:val="28"/>
        </w:rPr>
        <w:t>Microsoft</w:t>
      </w:r>
      <w:proofErr w:type="spellEnd"/>
      <w:r w:rsidRPr="00F87295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F87295">
        <w:rPr>
          <w:rFonts w:ascii="Times New Roman" w:hAnsi="Times New Roman"/>
          <w:sz w:val="28"/>
          <w:szCs w:val="28"/>
        </w:rPr>
        <w:t>Planner</w:t>
      </w:r>
      <w:proofErr w:type="spellEnd"/>
      <w:r w:rsidRPr="00F87295">
        <w:rPr>
          <w:rFonts w:ascii="Times New Roman" w:hAnsi="Times New Roman"/>
          <w:sz w:val="28"/>
          <w:szCs w:val="28"/>
        </w:rPr>
        <w:t xml:space="preserve">, интегрированный с </w:t>
      </w:r>
      <w:proofErr w:type="spellStart"/>
      <w:r w:rsidRPr="00F87295">
        <w:rPr>
          <w:rFonts w:ascii="Times New Roman" w:hAnsi="Times New Roman"/>
          <w:sz w:val="28"/>
          <w:szCs w:val="28"/>
        </w:rPr>
        <w:t>Microsoft</w:t>
      </w:r>
      <w:proofErr w:type="spellEnd"/>
      <w:r w:rsidRPr="00F87295">
        <w:rPr>
          <w:rFonts w:ascii="Times New Roman" w:hAnsi="Times New Roman"/>
          <w:sz w:val="28"/>
          <w:szCs w:val="28"/>
        </w:rPr>
        <w:t xml:space="preserve"> 365, обеспечивает простое создание и назначение задач, хотя его возможности могут оказаться менее широкими по сравнению со специализированными решениями</w:t>
      </w:r>
      <w:r w:rsidR="00EE1EF5" w:rsidRPr="00C1710C">
        <w:rPr>
          <w:rFonts w:ascii="Times New Roman" w:hAnsi="Times New Roman"/>
          <w:sz w:val="28"/>
          <w:szCs w:val="28"/>
        </w:rPr>
        <w:t xml:space="preserve"> [10]</w:t>
      </w:r>
      <w:r w:rsidRPr="00F87295">
        <w:rPr>
          <w:rFonts w:ascii="Times New Roman" w:hAnsi="Times New Roman"/>
          <w:sz w:val="28"/>
          <w:szCs w:val="28"/>
        </w:rPr>
        <w:t>.</w:t>
      </w:r>
      <w:ins w:id="26" w:author="user" w:date="2024-06-12T06:06:00Z">
        <w:del w:id="27" w:author="nikamagomed0051@outlook.com" w:date="2024-06-12T12:17:00Z">
          <w:r w:rsidR="0014674F" w:rsidDel="00B04572">
            <w:rPr>
              <w:rFonts w:ascii="Times New Roman" w:hAnsi="Times New Roman"/>
              <w:sz w:val="28"/>
              <w:szCs w:val="28"/>
            </w:rPr>
            <w:delText xml:space="preserve"> </w:delText>
          </w:r>
        </w:del>
      </w:ins>
    </w:p>
    <w:p w14:paraId="68071221" w14:textId="41A53865" w:rsidR="00F87295" w:rsidRPr="00F87295" w:rsidRDefault="00F87295" w:rsidP="00F87295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F87295">
        <w:rPr>
          <w:rFonts w:ascii="Times New Roman" w:hAnsi="Times New Roman"/>
          <w:sz w:val="28"/>
          <w:szCs w:val="28"/>
        </w:rPr>
        <w:t xml:space="preserve">При выборе системы следует учитывать простоту использования, возможность интеграции с другими системами, масштабируемость и стоимость. </w:t>
      </w:r>
      <w:proofErr w:type="spellStart"/>
      <w:r w:rsidRPr="00F87295">
        <w:rPr>
          <w:rFonts w:ascii="Times New Roman" w:hAnsi="Times New Roman"/>
          <w:sz w:val="28"/>
          <w:szCs w:val="28"/>
        </w:rPr>
        <w:t>Trello</w:t>
      </w:r>
      <w:proofErr w:type="spellEnd"/>
      <w:r w:rsidRPr="00F87295">
        <w:rPr>
          <w:rFonts w:ascii="Times New Roman" w:hAnsi="Times New Roman"/>
          <w:sz w:val="28"/>
          <w:szCs w:val="28"/>
        </w:rPr>
        <w:t xml:space="preserve"> и </w:t>
      </w:r>
      <w:proofErr w:type="spellStart"/>
      <w:r w:rsidRPr="00F87295">
        <w:rPr>
          <w:rFonts w:ascii="Times New Roman" w:hAnsi="Times New Roman"/>
          <w:sz w:val="28"/>
          <w:szCs w:val="28"/>
        </w:rPr>
        <w:t>Microsoft</w:t>
      </w:r>
      <w:proofErr w:type="spellEnd"/>
      <w:r w:rsidRPr="00F87295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F87295">
        <w:rPr>
          <w:rFonts w:ascii="Times New Roman" w:hAnsi="Times New Roman"/>
          <w:sz w:val="28"/>
          <w:szCs w:val="28"/>
        </w:rPr>
        <w:t>Planner</w:t>
      </w:r>
      <w:proofErr w:type="spellEnd"/>
      <w:r w:rsidRPr="00F87295">
        <w:rPr>
          <w:rFonts w:ascii="Times New Roman" w:hAnsi="Times New Roman"/>
          <w:sz w:val="28"/>
          <w:szCs w:val="28"/>
        </w:rPr>
        <w:t xml:space="preserve"> предлагают простые интерфейсы и базовые функции подходят для небольших проектов. </w:t>
      </w:r>
      <w:proofErr w:type="spellStart"/>
      <w:r w:rsidRPr="00F87295">
        <w:rPr>
          <w:rFonts w:ascii="Times New Roman" w:hAnsi="Times New Roman"/>
          <w:sz w:val="28"/>
          <w:szCs w:val="28"/>
        </w:rPr>
        <w:t>Asana</w:t>
      </w:r>
      <w:proofErr w:type="spellEnd"/>
      <w:r w:rsidRPr="00F87295">
        <w:rPr>
          <w:rFonts w:ascii="Times New Roman" w:hAnsi="Times New Roman"/>
          <w:sz w:val="28"/>
          <w:szCs w:val="28"/>
        </w:rPr>
        <w:t xml:space="preserve"> и JIRA со сложными возможностями лучше всего подходят для крупных организаций с комплексными процессами. Стоит помнить о том, что бесплатные версии </w:t>
      </w:r>
      <w:proofErr w:type="spellStart"/>
      <w:r w:rsidRPr="00F87295">
        <w:rPr>
          <w:rFonts w:ascii="Times New Roman" w:hAnsi="Times New Roman"/>
          <w:sz w:val="28"/>
          <w:szCs w:val="28"/>
        </w:rPr>
        <w:t>Trello</w:t>
      </w:r>
      <w:proofErr w:type="spellEnd"/>
      <w:r w:rsidRPr="00F87295">
        <w:rPr>
          <w:rFonts w:ascii="Times New Roman" w:hAnsi="Times New Roman"/>
          <w:sz w:val="28"/>
          <w:szCs w:val="28"/>
        </w:rPr>
        <w:t xml:space="preserve"> и </w:t>
      </w:r>
      <w:proofErr w:type="spellStart"/>
      <w:r w:rsidRPr="00F87295">
        <w:rPr>
          <w:rFonts w:ascii="Times New Roman" w:hAnsi="Times New Roman"/>
          <w:sz w:val="28"/>
          <w:szCs w:val="28"/>
        </w:rPr>
        <w:t>Microsoft</w:t>
      </w:r>
      <w:proofErr w:type="spellEnd"/>
      <w:r w:rsidRPr="00F87295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F87295">
        <w:rPr>
          <w:rFonts w:ascii="Times New Roman" w:hAnsi="Times New Roman"/>
          <w:sz w:val="28"/>
          <w:szCs w:val="28"/>
        </w:rPr>
        <w:t>Planner</w:t>
      </w:r>
      <w:proofErr w:type="spellEnd"/>
      <w:r w:rsidRPr="00F87295">
        <w:rPr>
          <w:rFonts w:ascii="Times New Roman" w:hAnsi="Times New Roman"/>
          <w:sz w:val="28"/>
          <w:szCs w:val="28"/>
        </w:rPr>
        <w:t xml:space="preserve"> могут быть достаточными для небольших проектов; в то время как </w:t>
      </w:r>
      <w:proofErr w:type="spellStart"/>
      <w:r w:rsidRPr="00F87295">
        <w:rPr>
          <w:rFonts w:ascii="Times New Roman" w:hAnsi="Times New Roman"/>
          <w:sz w:val="28"/>
          <w:szCs w:val="28"/>
        </w:rPr>
        <w:t>Asana</w:t>
      </w:r>
      <w:proofErr w:type="spellEnd"/>
      <w:r w:rsidRPr="00F87295">
        <w:rPr>
          <w:rFonts w:ascii="Times New Roman" w:hAnsi="Times New Roman"/>
          <w:sz w:val="28"/>
          <w:szCs w:val="28"/>
        </w:rPr>
        <w:t xml:space="preserve"> и JIRA предоставляют дополнительные возможности за дополнительную плату</w:t>
      </w:r>
      <w:r w:rsidR="00EE1EF5" w:rsidRPr="00C1710C">
        <w:rPr>
          <w:rFonts w:ascii="Times New Roman" w:hAnsi="Times New Roman"/>
          <w:sz w:val="28"/>
          <w:szCs w:val="28"/>
        </w:rPr>
        <w:t xml:space="preserve"> [11]</w:t>
      </w:r>
      <w:r w:rsidRPr="00F87295">
        <w:rPr>
          <w:rFonts w:ascii="Times New Roman" w:hAnsi="Times New Roman"/>
          <w:sz w:val="28"/>
          <w:szCs w:val="28"/>
        </w:rPr>
        <w:t>.</w:t>
      </w:r>
    </w:p>
    <w:p w14:paraId="7A899265" w14:textId="77777777" w:rsidR="006F3445" w:rsidRDefault="00F87295" w:rsidP="006F3445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F87295">
        <w:rPr>
          <w:rFonts w:ascii="Times New Roman" w:hAnsi="Times New Roman"/>
          <w:sz w:val="28"/>
          <w:szCs w:val="28"/>
        </w:rPr>
        <w:t xml:space="preserve">Для разработки информационной системы для контроля поручений сотрудников в СКФУ необходимо найти баланс между удобством </w:t>
      </w:r>
      <w:r w:rsidRPr="00F87295">
        <w:rPr>
          <w:rFonts w:ascii="Times New Roman" w:hAnsi="Times New Roman"/>
          <w:sz w:val="28"/>
          <w:szCs w:val="28"/>
        </w:rPr>
        <w:lastRenderedPageBreak/>
        <w:t>использования и функциональностью. Система должна быть простой в освоении, интегрироваться с уже существующими инструментами и готова к масштабированию для соответствия потребностям развивающейся организации. Также важно учитывать расходы на внедрение и поддержку системы, чтобы обеспечить ее экономическую эффективность.</w:t>
      </w:r>
    </w:p>
    <w:p w14:paraId="556F4874" w14:textId="77777777" w:rsidR="006F3445" w:rsidRDefault="006F3445" w:rsidP="006F3445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31D32366" w14:textId="27984F15" w:rsidR="006F3445" w:rsidRPr="00C1710C" w:rsidRDefault="00EE52A8" w:rsidP="00C1710C">
      <w:pPr>
        <w:pStyle w:val="a3"/>
        <w:spacing w:after="0" w:line="360" w:lineRule="auto"/>
        <w:ind w:left="0" w:firstLine="709"/>
        <w:jc w:val="both"/>
        <w:rPr>
          <w:rFonts w:ascii="Times New Roman" w:hAnsi="Times New Roman"/>
          <w:sz w:val="36"/>
          <w:szCs w:val="28"/>
        </w:rPr>
      </w:pPr>
      <w:r w:rsidRPr="00274A31">
        <w:rPr>
          <w:rFonts w:ascii="Times New Roman" w:hAnsi="Times New Roman"/>
          <w:b/>
          <w:bCs/>
          <w:color w:val="000000" w:themeColor="text1"/>
          <w:sz w:val="28"/>
          <w:szCs w:val="28"/>
        </w:rPr>
        <w:t>Выводы</w:t>
      </w:r>
      <w:r w:rsidR="006F3445" w:rsidRPr="00C1710C">
        <w:rPr>
          <w:rFonts w:ascii="Times New Roman" w:hAnsi="Times New Roman"/>
          <w:sz w:val="36"/>
          <w:szCs w:val="28"/>
        </w:rPr>
        <w:t xml:space="preserve"> </w:t>
      </w:r>
    </w:p>
    <w:p w14:paraId="6132960C" w14:textId="29C6070B" w:rsidR="006F3445" w:rsidRPr="006F3445" w:rsidRDefault="006F3445" w:rsidP="006F3445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6F3445">
        <w:rPr>
          <w:rFonts w:ascii="Times New Roman" w:hAnsi="Times New Roman"/>
          <w:sz w:val="28"/>
          <w:szCs w:val="28"/>
        </w:rPr>
        <w:t xml:space="preserve">В первой главе было проведено аналитическое исследование предметной области контроля поручений сотрудников в ФГАОУ ВО «Северо-Кавказский федеральный университет». Подробно описаны характеристики текущих процессов и основные идеи, связанные с улучшением управления поручениями. Рассмотрены существующие разработки, направленные на повышение качества и эффективности управления задачами, такие как </w:t>
      </w:r>
      <w:proofErr w:type="spellStart"/>
      <w:r w:rsidRPr="006F3445">
        <w:rPr>
          <w:rFonts w:ascii="Times New Roman" w:hAnsi="Times New Roman"/>
          <w:sz w:val="28"/>
          <w:szCs w:val="28"/>
        </w:rPr>
        <w:t>Trello</w:t>
      </w:r>
      <w:proofErr w:type="spellEnd"/>
      <w:r w:rsidRPr="006F3445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6F3445">
        <w:rPr>
          <w:rFonts w:ascii="Times New Roman" w:hAnsi="Times New Roman"/>
          <w:sz w:val="28"/>
          <w:szCs w:val="28"/>
        </w:rPr>
        <w:t>Asana</w:t>
      </w:r>
      <w:proofErr w:type="spellEnd"/>
      <w:r w:rsidRPr="006F3445">
        <w:rPr>
          <w:rFonts w:ascii="Times New Roman" w:hAnsi="Times New Roman"/>
          <w:sz w:val="28"/>
          <w:szCs w:val="28"/>
        </w:rPr>
        <w:t xml:space="preserve">, JIRA и </w:t>
      </w:r>
      <w:proofErr w:type="spellStart"/>
      <w:r w:rsidRPr="006F3445">
        <w:rPr>
          <w:rFonts w:ascii="Times New Roman" w:hAnsi="Times New Roman"/>
          <w:sz w:val="28"/>
          <w:szCs w:val="28"/>
        </w:rPr>
        <w:t>Microsoft</w:t>
      </w:r>
      <w:proofErr w:type="spellEnd"/>
      <w:r w:rsidRPr="006F3445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F3445">
        <w:rPr>
          <w:rFonts w:ascii="Times New Roman" w:hAnsi="Times New Roman"/>
          <w:sz w:val="28"/>
          <w:szCs w:val="28"/>
        </w:rPr>
        <w:t>Planner</w:t>
      </w:r>
      <w:proofErr w:type="spellEnd"/>
      <w:r w:rsidRPr="006F3445">
        <w:rPr>
          <w:rFonts w:ascii="Times New Roman" w:hAnsi="Times New Roman"/>
          <w:sz w:val="28"/>
          <w:szCs w:val="28"/>
        </w:rPr>
        <w:t xml:space="preserve">. </w:t>
      </w:r>
    </w:p>
    <w:p w14:paraId="31C53014" w14:textId="14EF5206" w:rsidR="006F3445" w:rsidRPr="006F3445" w:rsidRDefault="006F3445" w:rsidP="006F3445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6F3445">
        <w:rPr>
          <w:rFonts w:ascii="Times New Roman" w:hAnsi="Times New Roman"/>
          <w:sz w:val="28"/>
          <w:szCs w:val="28"/>
        </w:rPr>
        <w:t xml:space="preserve">Анализ проблемы с экономической точки зрения показал высокую эффективность создания новой информационной системы для контроля поручений. Выявлены значительные преимущества, такие как снижение затрат на управление и повышение эффективности работы сотрудников, что подтверждает целесообразность разработки новой системы. </w:t>
      </w:r>
    </w:p>
    <w:p w14:paraId="3A4283B5" w14:textId="4EC3528E" w:rsidR="006F3445" w:rsidRDefault="006F3445" w:rsidP="006F3445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6F3445">
        <w:rPr>
          <w:rFonts w:ascii="Times New Roman" w:hAnsi="Times New Roman"/>
          <w:sz w:val="28"/>
          <w:szCs w:val="28"/>
        </w:rPr>
        <w:t>На основе выявленных плюсов и минусов существующих проектов, сформулированы конкретные задачи для разработки информационной системы. Основные цели включают создание интуитивно понятной и функциональной системы, способной интегрироваться с существующими инструментами университета и масштабироваться в соответствии с потребностями растущей организации. Эти задачи станут основой для дальнейшей разработки и внедрения эффективной информационной системы для контроля поручений сотрудников в университете.</w:t>
      </w:r>
    </w:p>
    <w:p w14:paraId="3642FB29" w14:textId="42AA2B1C" w:rsidR="006F3445" w:rsidRDefault="006F3445">
      <w:pPr>
        <w:spacing w:after="160" w:line="259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 w14:paraId="304B7428" w14:textId="77777777" w:rsidR="006F3445" w:rsidRPr="00090750" w:rsidRDefault="006F3445" w:rsidP="00C1710C">
      <w:pPr>
        <w:pStyle w:val="1"/>
        <w:numPr>
          <w:ilvl w:val="0"/>
          <w:numId w:val="4"/>
        </w:numPr>
        <w:tabs>
          <w:tab w:val="clear" w:pos="0"/>
          <w:tab w:val="num" w:pos="1134"/>
        </w:tabs>
        <w:spacing w:before="0" w:line="360" w:lineRule="auto"/>
        <w:ind w:left="0" w:firstLine="709"/>
        <w:jc w:val="both"/>
        <w:rPr>
          <w:rFonts w:ascii="Times New Roman" w:eastAsiaTheme="minorHAnsi" w:hAnsi="Times New Roman" w:cs="Times New Roman"/>
          <w:b/>
          <w:bCs/>
          <w:color w:val="auto"/>
          <w:sz w:val="28"/>
          <w:szCs w:val="28"/>
        </w:rPr>
      </w:pPr>
      <w:bookmarkStart w:id="28" w:name="_Toc168921874"/>
      <w:r w:rsidRPr="00090750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ПРОЕКТНАЯ ЧАСТЬ</w:t>
      </w:r>
      <w:bookmarkEnd w:id="28"/>
    </w:p>
    <w:p w14:paraId="723B374F" w14:textId="2044909D" w:rsidR="00057841" w:rsidRPr="00090750" w:rsidRDefault="00057841" w:rsidP="00C1710C">
      <w:pPr>
        <w:pStyle w:val="2"/>
        <w:tabs>
          <w:tab w:val="num" w:pos="1134"/>
        </w:tabs>
        <w:spacing w:before="0" w:line="360" w:lineRule="auto"/>
        <w:ind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9" w:name="_Toc168921875"/>
      <w:r w:rsidRPr="00090750">
        <w:rPr>
          <w:rFonts w:ascii="Times New Roman" w:hAnsi="Times New Roman" w:cs="Times New Roman"/>
          <w:b/>
          <w:bCs/>
          <w:color w:val="auto"/>
          <w:sz w:val="28"/>
          <w:szCs w:val="28"/>
        </w:rPr>
        <w:t>2.1 Описание функциональных подсистем ИС</w:t>
      </w:r>
      <w:bookmarkEnd w:id="29"/>
    </w:p>
    <w:p w14:paraId="11607BB5" w14:textId="44C403B9" w:rsidR="00057841" w:rsidRDefault="00057841" w:rsidP="00057841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057841">
        <w:rPr>
          <w:rFonts w:ascii="Times New Roman" w:hAnsi="Times New Roman"/>
          <w:sz w:val="28"/>
          <w:szCs w:val="28"/>
        </w:rPr>
        <w:t>Информационная система (ИС) для контроля поручений сотрудников</w:t>
      </w:r>
      <w:r w:rsidR="008C6197">
        <w:rPr>
          <w:rFonts w:ascii="Times New Roman" w:hAnsi="Times New Roman"/>
          <w:sz w:val="28"/>
          <w:szCs w:val="28"/>
        </w:rPr>
        <w:t xml:space="preserve"> организации </w:t>
      </w:r>
      <w:r w:rsidRPr="00057841">
        <w:rPr>
          <w:rFonts w:ascii="Times New Roman" w:hAnsi="Times New Roman"/>
          <w:sz w:val="28"/>
          <w:szCs w:val="28"/>
        </w:rPr>
        <w:t>предназначена для автоматизации различных функций управления на нескольких уровнях управления предприятием. Система состоит из нескольких функциональных подсистем, каждая из которых отвечает за конкретный вид деятельности и включает в себя задачи с высокой степенью информационных связей между ними</w:t>
      </w:r>
      <w:r w:rsidR="004E7C78">
        <w:rPr>
          <w:rFonts w:ascii="Times New Roman" w:hAnsi="Times New Roman"/>
          <w:sz w:val="28"/>
          <w:szCs w:val="28"/>
        </w:rPr>
        <w:t>.</w:t>
      </w:r>
    </w:p>
    <w:p w14:paraId="4C8FF468" w14:textId="55276456" w:rsidR="004E7C78" w:rsidRDefault="004E7C78" w:rsidP="00057841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ИС для контроля поручения сотрудникам состоит с 4 подсистем:</w:t>
      </w:r>
    </w:p>
    <w:p w14:paraId="43A555A4" w14:textId="69F37DF2" w:rsidR="00057841" w:rsidRPr="004E7C78" w:rsidRDefault="004E7C78" w:rsidP="004E7C78">
      <w:pPr>
        <w:pStyle w:val="a3"/>
        <w:numPr>
          <w:ilvl w:val="0"/>
          <w:numId w:val="9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</w:t>
      </w:r>
      <w:r w:rsidR="00057841" w:rsidRPr="004E7C78">
        <w:rPr>
          <w:rFonts w:ascii="Times New Roman" w:hAnsi="Times New Roman"/>
          <w:sz w:val="28"/>
          <w:szCs w:val="28"/>
        </w:rPr>
        <w:t>одсистема управления заданиями</w:t>
      </w:r>
      <w:r>
        <w:rPr>
          <w:rFonts w:ascii="Times New Roman" w:hAnsi="Times New Roman"/>
          <w:sz w:val="28"/>
          <w:szCs w:val="28"/>
        </w:rPr>
        <w:t xml:space="preserve"> включает в себя с</w:t>
      </w:r>
      <w:r w:rsidR="00057841" w:rsidRPr="004E7C78">
        <w:rPr>
          <w:rFonts w:ascii="Times New Roman" w:hAnsi="Times New Roman"/>
          <w:sz w:val="28"/>
          <w:szCs w:val="28"/>
        </w:rPr>
        <w:t>оздание и назначение задач сотрудникам</w:t>
      </w:r>
      <w:r>
        <w:rPr>
          <w:rFonts w:ascii="Times New Roman" w:hAnsi="Times New Roman"/>
          <w:sz w:val="28"/>
          <w:szCs w:val="28"/>
        </w:rPr>
        <w:t>, у</w:t>
      </w:r>
      <w:r w:rsidR="00057841" w:rsidRPr="004E7C78">
        <w:rPr>
          <w:rFonts w:ascii="Times New Roman" w:hAnsi="Times New Roman"/>
          <w:sz w:val="28"/>
          <w:szCs w:val="28"/>
        </w:rPr>
        <w:t>становка приоритетов и сроков выполнения задач</w:t>
      </w:r>
      <w:r>
        <w:rPr>
          <w:rFonts w:ascii="Times New Roman" w:hAnsi="Times New Roman"/>
          <w:sz w:val="28"/>
          <w:szCs w:val="28"/>
        </w:rPr>
        <w:t>, о</w:t>
      </w:r>
      <w:r w:rsidR="00057841" w:rsidRPr="004E7C78">
        <w:rPr>
          <w:rFonts w:ascii="Times New Roman" w:hAnsi="Times New Roman"/>
          <w:sz w:val="28"/>
          <w:szCs w:val="28"/>
        </w:rPr>
        <w:t>тслеживание статусов задач</w:t>
      </w:r>
      <w:r w:rsidRPr="004E7C78">
        <w:rPr>
          <w:rFonts w:ascii="Times New Roman" w:hAnsi="Times New Roman"/>
          <w:sz w:val="28"/>
          <w:szCs w:val="28"/>
        </w:rPr>
        <w:t>;</w:t>
      </w:r>
    </w:p>
    <w:p w14:paraId="1DE50296" w14:textId="60D1C15A" w:rsidR="00057841" w:rsidRPr="004E7C78" w:rsidRDefault="004E7C78" w:rsidP="004E7C78">
      <w:pPr>
        <w:pStyle w:val="a3"/>
        <w:numPr>
          <w:ilvl w:val="0"/>
          <w:numId w:val="9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</w:t>
      </w:r>
      <w:r w:rsidR="00057841" w:rsidRPr="004E7C78">
        <w:rPr>
          <w:rFonts w:ascii="Times New Roman" w:hAnsi="Times New Roman"/>
          <w:sz w:val="28"/>
          <w:szCs w:val="28"/>
        </w:rPr>
        <w:t>одсистема уведомлений</w:t>
      </w:r>
      <w:r w:rsidRPr="004E7C78">
        <w:rPr>
          <w:rFonts w:ascii="Times New Roman" w:hAnsi="Times New Roman"/>
          <w:sz w:val="28"/>
          <w:szCs w:val="28"/>
        </w:rPr>
        <w:t xml:space="preserve"> включает в себя</w:t>
      </w:r>
      <w:r>
        <w:rPr>
          <w:rFonts w:ascii="Times New Roman" w:hAnsi="Times New Roman"/>
          <w:sz w:val="28"/>
          <w:szCs w:val="28"/>
        </w:rPr>
        <w:t xml:space="preserve"> о</w:t>
      </w:r>
      <w:r w:rsidR="00057841" w:rsidRPr="004E7C78">
        <w:rPr>
          <w:rFonts w:ascii="Times New Roman" w:hAnsi="Times New Roman"/>
          <w:sz w:val="28"/>
          <w:szCs w:val="28"/>
        </w:rPr>
        <w:t>тправк</w:t>
      </w:r>
      <w:r>
        <w:rPr>
          <w:rFonts w:ascii="Times New Roman" w:hAnsi="Times New Roman"/>
          <w:sz w:val="28"/>
          <w:szCs w:val="28"/>
        </w:rPr>
        <w:t>у</w:t>
      </w:r>
      <w:r w:rsidR="00057841" w:rsidRPr="004E7C78">
        <w:rPr>
          <w:rFonts w:ascii="Times New Roman" w:hAnsi="Times New Roman"/>
          <w:sz w:val="28"/>
          <w:szCs w:val="28"/>
        </w:rPr>
        <w:t xml:space="preserve"> уведомлений сотрудникам о новых задачах и изменениях в их статусах</w:t>
      </w:r>
      <w:r>
        <w:rPr>
          <w:rFonts w:ascii="Times New Roman" w:hAnsi="Times New Roman"/>
          <w:sz w:val="28"/>
          <w:szCs w:val="28"/>
        </w:rPr>
        <w:t>, у</w:t>
      </w:r>
      <w:r w:rsidR="00057841" w:rsidRPr="004E7C78">
        <w:rPr>
          <w:rFonts w:ascii="Times New Roman" w:hAnsi="Times New Roman"/>
          <w:sz w:val="28"/>
          <w:szCs w:val="28"/>
        </w:rPr>
        <w:t>правление состоянием прочтения уведомлений</w:t>
      </w:r>
      <w:r w:rsidRPr="004E7C78">
        <w:rPr>
          <w:rFonts w:ascii="Times New Roman" w:hAnsi="Times New Roman"/>
          <w:sz w:val="28"/>
          <w:szCs w:val="28"/>
        </w:rPr>
        <w:t>;</w:t>
      </w:r>
    </w:p>
    <w:p w14:paraId="090D9893" w14:textId="45120EE2" w:rsidR="00057841" w:rsidRPr="00057841" w:rsidRDefault="004E7C78" w:rsidP="004E7C78">
      <w:pPr>
        <w:pStyle w:val="a3"/>
        <w:numPr>
          <w:ilvl w:val="0"/>
          <w:numId w:val="9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4E7C78">
        <w:rPr>
          <w:rFonts w:ascii="Times New Roman" w:hAnsi="Times New Roman"/>
          <w:sz w:val="28"/>
          <w:szCs w:val="28"/>
        </w:rPr>
        <w:t>п</w:t>
      </w:r>
      <w:r w:rsidR="00057841" w:rsidRPr="004E7C78">
        <w:rPr>
          <w:rFonts w:ascii="Times New Roman" w:hAnsi="Times New Roman"/>
          <w:sz w:val="28"/>
          <w:szCs w:val="28"/>
        </w:rPr>
        <w:t>одсистема управления документами</w:t>
      </w:r>
      <w:r>
        <w:rPr>
          <w:rFonts w:ascii="Times New Roman" w:hAnsi="Times New Roman"/>
          <w:sz w:val="28"/>
          <w:szCs w:val="28"/>
        </w:rPr>
        <w:t xml:space="preserve"> включает в себя</w:t>
      </w:r>
      <w:r w:rsidRPr="00057841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х</w:t>
      </w:r>
      <w:r w:rsidR="00057841" w:rsidRPr="00057841">
        <w:rPr>
          <w:rFonts w:ascii="Times New Roman" w:hAnsi="Times New Roman"/>
          <w:sz w:val="28"/>
          <w:szCs w:val="28"/>
        </w:rPr>
        <w:t xml:space="preserve">ранение и управление </w:t>
      </w:r>
      <w:r>
        <w:rPr>
          <w:rFonts w:ascii="Times New Roman" w:hAnsi="Times New Roman"/>
          <w:sz w:val="28"/>
          <w:szCs w:val="28"/>
        </w:rPr>
        <w:t xml:space="preserve">и изменение </w:t>
      </w:r>
      <w:r w:rsidR="00057841" w:rsidRPr="00057841">
        <w:rPr>
          <w:rFonts w:ascii="Times New Roman" w:hAnsi="Times New Roman"/>
          <w:sz w:val="28"/>
          <w:szCs w:val="28"/>
        </w:rPr>
        <w:t>документ</w:t>
      </w:r>
      <w:r>
        <w:rPr>
          <w:rFonts w:ascii="Times New Roman" w:hAnsi="Times New Roman"/>
          <w:sz w:val="28"/>
          <w:szCs w:val="28"/>
        </w:rPr>
        <w:t>ов</w:t>
      </w:r>
      <w:r w:rsidR="00057841" w:rsidRPr="00057841">
        <w:rPr>
          <w:rFonts w:ascii="Times New Roman" w:hAnsi="Times New Roman"/>
          <w:sz w:val="28"/>
          <w:szCs w:val="28"/>
        </w:rPr>
        <w:t>, связанны</w:t>
      </w:r>
      <w:r>
        <w:rPr>
          <w:rFonts w:ascii="Times New Roman" w:hAnsi="Times New Roman"/>
          <w:sz w:val="28"/>
          <w:szCs w:val="28"/>
        </w:rPr>
        <w:t>х</w:t>
      </w:r>
      <w:r w:rsidR="00057841" w:rsidRPr="00057841">
        <w:rPr>
          <w:rFonts w:ascii="Times New Roman" w:hAnsi="Times New Roman"/>
          <w:sz w:val="28"/>
          <w:szCs w:val="28"/>
        </w:rPr>
        <w:t xml:space="preserve"> с задачами</w:t>
      </w:r>
      <w:r>
        <w:rPr>
          <w:rFonts w:ascii="Times New Roman" w:hAnsi="Times New Roman"/>
          <w:sz w:val="28"/>
          <w:szCs w:val="28"/>
        </w:rPr>
        <w:t>, о</w:t>
      </w:r>
      <w:r w:rsidR="00057841" w:rsidRPr="00057841">
        <w:rPr>
          <w:rFonts w:ascii="Times New Roman" w:hAnsi="Times New Roman"/>
          <w:sz w:val="28"/>
          <w:szCs w:val="28"/>
        </w:rPr>
        <w:t>беспечение доступа к документам в зависимости от задач</w:t>
      </w:r>
      <w:r w:rsidRPr="004E7C78">
        <w:rPr>
          <w:rFonts w:ascii="Times New Roman" w:hAnsi="Times New Roman"/>
          <w:sz w:val="28"/>
          <w:szCs w:val="28"/>
        </w:rPr>
        <w:t>;</w:t>
      </w:r>
    </w:p>
    <w:p w14:paraId="0017D7F0" w14:textId="3A86B0D7" w:rsidR="00057841" w:rsidRPr="004E7C78" w:rsidRDefault="004E7C78" w:rsidP="00F2393B">
      <w:pPr>
        <w:pStyle w:val="a3"/>
        <w:numPr>
          <w:ilvl w:val="0"/>
          <w:numId w:val="9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4E7C78">
        <w:rPr>
          <w:rFonts w:ascii="Times New Roman" w:hAnsi="Times New Roman"/>
          <w:sz w:val="28"/>
          <w:szCs w:val="28"/>
        </w:rPr>
        <w:t>п</w:t>
      </w:r>
      <w:r w:rsidR="00057841" w:rsidRPr="004E7C78">
        <w:rPr>
          <w:rFonts w:ascii="Times New Roman" w:hAnsi="Times New Roman"/>
          <w:sz w:val="28"/>
          <w:szCs w:val="28"/>
        </w:rPr>
        <w:t>одсистема отчетности</w:t>
      </w:r>
      <w:r w:rsidRPr="004E7C78">
        <w:rPr>
          <w:rFonts w:ascii="Times New Roman" w:hAnsi="Times New Roman"/>
          <w:sz w:val="28"/>
          <w:szCs w:val="28"/>
        </w:rPr>
        <w:t xml:space="preserve"> включает в себя ф</w:t>
      </w:r>
      <w:r w:rsidR="00057841" w:rsidRPr="004E7C78">
        <w:rPr>
          <w:rFonts w:ascii="Times New Roman" w:hAnsi="Times New Roman"/>
          <w:sz w:val="28"/>
          <w:szCs w:val="28"/>
        </w:rPr>
        <w:t>ормирование отчетов по выполненным задачам и их статусам</w:t>
      </w:r>
      <w:r w:rsidRPr="004E7C78">
        <w:rPr>
          <w:rFonts w:ascii="Times New Roman" w:hAnsi="Times New Roman"/>
          <w:sz w:val="28"/>
          <w:szCs w:val="28"/>
        </w:rPr>
        <w:t>.</w:t>
      </w:r>
    </w:p>
    <w:p w14:paraId="2DC3B69B" w14:textId="77777777" w:rsidR="00057841" w:rsidRPr="00057841" w:rsidRDefault="00057841" w:rsidP="00057841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14:paraId="04062AF8" w14:textId="1C748960" w:rsidR="00057841" w:rsidRPr="00090750" w:rsidRDefault="00057841" w:rsidP="0087151E">
      <w:pPr>
        <w:pStyle w:val="2"/>
        <w:spacing w:before="0" w:line="360" w:lineRule="auto"/>
        <w:ind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090750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bookmarkStart w:id="30" w:name="_Toc168921876"/>
      <w:r w:rsidRPr="00090750">
        <w:rPr>
          <w:rFonts w:ascii="Times New Roman" w:hAnsi="Times New Roman" w:cs="Times New Roman"/>
          <w:b/>
          <w:bCs/>
          <w:color w:val="auto"/>
          <w:sz w:val="28"/>
          <w:szCs w:val="28"/>
        </w:rPr>
        <w:t>2.2 Описание обеспечивающих подсистем ИС</w:t>
      </w:r>
      <w:bookmarkEnd w:id="30"/>
    </w:p>
    <w:p w14:paraId="6DB6436B" w14:textId="3DC6EE62" w:rsidR="00057841" w:rsidRPr="00090750" w:rsidRDefault="00057841" w:rsidP="0087151E">
      <w:pPr>
        <w:pStyle w:val="3"/>
        <w:spacing w:before="0" w:line="360" w:lineRule="auto"/>
        <w:ind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090750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bookmarkStart w:id="31" w:name="_Toc168921877"/>
      <w:r w:rsidRPr="00090750">
        <w:rPr>
          <w:rFonts w:ascii="Times New Roman" w:hAnsi="Times New Roman" w:cs="Times New Roman"/>
          <w:b/>
          <w:bCs/>
          <w:color w:val="auto"/>
          <w:sz w:val="28"/>
          <w:szCs w:val="28"/>
        </w:rPr>
        <w:t>2.2.1 Организационное обеспечение</w:t>
      </w:r>
      <w:bookmarkEnd w:id="31"/>
    </w:p>
    <w:p w14:paraId="071FB032" w14:textId="77777777" w:rsidR="00517586" w:rsidRDefault="00057841" w:rsidP="00057841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057841">
        <w:rPr>
          <w:rFonts w:ascii="Times New Roman" w:hAnsi="Times New Roman"/>
          <w:sz w:val="28"/>
          <w:szCs w:val="28"/>
        </w:rPr>
        <w:t>Организационное обеспечение включает в себя структуру и процедуры, обеспечивающие функционирование ИС</w:t>
      </w:r>
      <w:r w:rsidR="00517586">
        <w:rPr>
          <w:rFonts w:ascii="Times New Roman" w:hAnsi="Times New Roman"/>
          <w:sz w:val="28"/>
          <w:szCs w:val="28"/>
        </w:rPr>
        <w:t xml:space="preserve">. </w:t>
      </w:r>
    </w:p>
    <w:p w14:paraId="14C43D14" w14:textId="4C232206" w:rsidR="00057841" w:rsidRPr="00057841" w:rsidRDefault="00517586" w:rsidP="00517586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</w:t>
      </w:r>
      <w:r w:rsidRPr="00057841">
        <w:rPr>
          <w:rFonts w:ascii="Times New Roman" w:hAnsi="Times New Roman"/>
          <w:sz w:val="28"/>
          <w:szCs w:val="28"/>
        </w:rPr>
        <w:t>труктур</w:t>
      </w:r>
      <w:r>
        <w:rPr>
          <w:rFonts w:ascii="Times New Roman" w:hAnsi="Times New Roman"/>
          <w:sz w:val="28"/>
          <w:szCs w:val="28"/>
        </w:rPr>
        <w:t>а</w:t>
      </w:r>
      <w:r w:rsidRPr="00057841">
        <w:rPr>
          <w:rFonts w:ascii="Times New Roman" w:hAnsi="Times New Roman"/>
          <w:sz w:val="28"/>
          <w:szCs w:val="28"/>
        </w:rPr>
        <w:t xml:space="preserve"> и процедуры, обеспечивающие функционирование ИС</w:t>
      </w:r>
      <w:r>
        <w:rPr>
          <w:rFonts w:ascii="Times New Roman" w:hAnsi="Times New Roman"/>
          <w:sz w:val="28"/>
          <w:szCs w:val="28"/>
        </w:rPr>
        <w:t xml:space="preserve"> включает в себя р</w:t>
      </w:r>
      <w:r w:rsidR="00057841" w:rsidRPr="00517586">
        <w:rPr>
          <w:rFonts w:ascii="Times New Roman" w:hAnsi="Times New Roman"/>
          <w:sz w:val="28"/>
          <w:szCs w:val="28"/>
        </w:rPr>
        <w:t>аспределение ролей и прав доступа</w:t>
      </w:r>
      <w:r>
        <w:rPr>
          <w:rFonts w:ascii="Times New Roman" w:hAnsi="Times New Roman"/>
          <w:sz w:val="28"/>
          <w:szCs w:val="28"/>
        </w:rPr>
        <w:t xml:space="preserve"> - </w:t>
      </w:r>
      <w:r w:rsidRPr="00057841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о</w:t>
      </w:r>
      <w:r w:rsidR="00057841" w:rsidRPr="00057841">
        <w:rPr>
          <w:rFonts w:ascii="Times New Roman" w:hAnsi="Times New Roman"/>
          <w:sz w:val="28"/>
          <w:szCs w:val="28"/>
        </w:rPr>
        <w:t>пределение ролей (администратор</w:t>
      </w:r>
      <w:r>
        <w:rPr>
          <w:rFonts w:ascii="Times New Roman" w:hAnsi="Times New Roman"/>
          <w:sz w:val="28"/>
          <w:szCs w:val="28"/>
        </w:rPr>
        <w:t xml:space="preserve"> или</w:t>
      </w:r>
      <w:r w:rsidR="00057841" w:rsidRPr="00057841">
        <w:rPr>
          <w:rFonts w:ascii="Times New Roman" w:hAnsi="Times New Roman"/>
          <w:sz w:val="28"/>
          <w:szCs w:val="28"/>
        </w:rPr>
        <w:t xml:space="preserve"> сотрудник) и соответствующих прав доступа к функциям ИС.</w:t>
      </w:r>
    </w:p>
    <w:p w14:paraId="59C234D5" w14:textId="77777777" w:rsidR="00057841" w:rsidRPr="00057841" w:rsidRDefault="00057841" w:rsidP="00517586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14:paraId="49526E87" w14:textId="2DC4490D" w:rsidR="00057841" w:rsidRPr="0087151E" w:rsidRDefault="00057841" w:rsidP="0087151E">
      <w:pPr>
        <w:pStyle w:val="4"/>
        <w:spacing w:before="0" w:line="360" w:lineRule="auto"/>
        <w:ind w:firstLine="709"/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</w:pPr>
      <w:r w:rsidRPr="0087151E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lastRenderedPageBreak/>
        <w:t xml:space="preserve"> 2.2.1.1 Информационная модель и ее описание</w:t>
      </w:r>
    </w:p>
    <w:p w14:paraId="02346403" w14:textId="30DCF160" w:rsidR="00517586" w:rsidRPr="00517586" w:rsidRDefault="00517586" w:rsidP="00517586">
      <w:pPr>
        <w:spacing w:after="0" w:line="360" w:lineRule="auto"/>
        <w:ind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517586">
        <w:rPr>
          <w:rFonts w:ascii="Times New Roman" w:hAnsi="Times New Roman"/>
          <w:color w:val="000000" w:themeColor="text1"/>
          <w:sz w:val="28"/>
          <w:szCs w:val="28"/>
        </w:rPr>
        <w:t>Информационная модель является важным инструментом для получения необходимых данных и предоставления точной и достоверной информации. Свойства такой модели включают адекватность, точность, надежность, доступность и объективность или субъективность</w:t>
      </w:r>
      <w:r w:rsidR="008257AB" w:rsidRPr="008257AB">
        <w:rPr>
          <w:rFonts w:ascii="Times New Roman" w:hAnsi="Times New Roman"/>
          <w:color w:val="000000" w:themeColor="text1"/>
          <w:sz w:val="28"/>
          <w:szCs w:val="28"/>
        </w:rPr>
        <w:t xml:space="preserve"> [3]</w:t>
      </w:r>
      <w:r w:rsidRPr="00517586">
        <w:rPr>
          <w:rFonts w:ascii="Times New Roman" w:hAnsi="Times New Roman"/>
          <w:color w:val="000000" w:themeColor="text1"/>
          <w:sz w:val="28"/>
          <w:szCs w:val="28"/>
        </w:rPr>
        <w:t xml:space="preserve">. </w:t>
      </w:r>
    </w:p>
    <w:p w14:paraId="2EED7BFE" w14:textId="77777777" w:rsidR="00517586" w:rsidRPr="00517586" w:rsidRDefault="00517586" w:rsidP="00517586">
      <w:pPr>
        <w:spacing w:after="0" w:line="360" w:lineRule="auto"/>
        <w:ind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517586">
        <w:rPr>
          <w:rFonts w:ascii="Times New Roman" w:hAnsi="Times New Roman"/>
          <w:color w:val="000000" w:themeColor="text1"/>
          <w:sz w:val="28"/>
          <w:szCs w:val="28"/>
        </w:rPr>
        <w:t xml:space="preserve">Адекватность гарантирует, что клиенты получают правильную информацию, основанную на том, что было изначально инвестировано. </w:t>
      </w:r>
    </w:p>
    <w:p w14:paraId="67BA7BE4" w14:textId="77777777" w:rsidR="00517586" w:rsidRPr="00517586" w:rsidRDefault="00517586" w:rsidP="00517586">
      <w:pPr>
        <w:spacing w:after="0" w:line="360" w:lineRule="auto"/>
        <w:ind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517586">
        <w:rPr>
          <w:rFonts w:ascii="Times New Roman" w:hAnsi="Times New Roman"/>
          <w:color w:val="000000" w:themeColor="text1"/>
          <w:sz w:val="28"/>
          <w:szCs w:val="28"/>
        </w:rPr>
        <w:t xml:space="preserve">Точность отражает степень соответствия информации текущей ситуации во избежание ошибочных решений. </w:t>
      </w:r>
    </w:p>
    <w:p w14:paraId="6071AE20" w14:textId="17A53F5E" w:rsidR="00517586" w:rsidRPr="00517586" w:rsidRDefault="00517586" w:rsidP="00517586">
      <w:pPr>
        <w:spacing w:after="0" w:line="360" w:lineRule="auto"/>
        <w:ind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517586">
        <w:rPr>
          <w:rFonts w:ascii="Times New Roman" w:hAnsi="Times New Roman"/>
          <w:color w:val="000000" w:themeColor="text1"/>
          <w:sz w:val="28"/>
          <w:szCs w:val="28"/>
        </w:rPr>
        <w:t xml:space="preserve">Надежность помогает подтвердить объективную реальность, окружающую нас как в настоящем, так и в прошлом. </w:t>
      </w:r>
    </w:p>
    <w:p w14:paraId="1356029B" w14:textId="36EC5A12" w:rsidR="00E33051" w:rsidRDefault="00057841" w:rsidP="004C3595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057841">
        <w:rPr>
          <w:rFonts w:ascii="Times New Roman" w:hAnsi="Times New Roman"/>
          <w:sz w:val="28"/>
          <w:szCs w:val="28"/>
        </w:rPr>
        <w:t xml:space="preserve">Информационная модель описывает взаимосвязи входных, промежуточных и результатных информационных потоков и функций. </w:t>
      </w:r>
    </w:p>
    <w:p w14:paraId="05491686" w14:textId="77777777" w:rsidR="001632BF" w:rsidRPr="00057841" w:rsidRDefault="001632BF" w:rsidP="001632BF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2B8B06AC" w14:textId="09B44631" w:rsidR="00057841" w:rsidRPr="00090750" w:rsidRDefault="00057841" w:rsidP="0087151E">
      <w:pPr>
        <w:pStyle w:val="2"/>
        <w:spacing w:before="0" w:line="360" w:lineRule="auto"/>
        <w:ind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090750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bookmarkStart w:id="32" w:name="_Toc168921878"/>
      <w:r w:rsidRPr="00090750">
        <w:rPr>
          <w:rFonts w:ascii="Times New Roman" w:hAnsi="Times New Roman" w:cs="Times New Roman"/>
          <w:b/>
          <w:bCs/>
          <w:color w:val="auto"/>
          <w:sz w:val="28"/>
          <w:szCs w:val="28"/>
        </w:rPr>
        <w:t>2.3 Обоснование выбора средств разработки</w:t>
      </w:r>
      <w:bookmarkEnd w:id="32"/>
    </w:p>
    <w:p w14:paraId="7CB72E87" w14:textId="63F580C4" w:rsidR="00057841" w:rsidRPr="00090750" w:rsidRDefault="00057841" w:rsidP="0087151E">
      <w:pPr>
        <w:pStyle w:val="3"/>
        <w:spacing w:before="0" w:line="360" w:lineRule="auto"/>
        <w:ind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090750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bookmarkStart w:id="33" w:name="_Toc168921879"/>
      <w:r w:rsidRPr="00090750">
        <w:rPr>
          <w:rFonts w:ascii="Times New Roman" w:hAnsi="Times New Roman" w:cs="Times New Roman"/>
          <w:b/>
          <w:bCs/>
          <w:color w:val="auto"/>
          <w:sz w:val="28"/>
          <w:szCs w:val="28"/>
        </w:rPr>
        <w:t>2.3.1 Обоснование выбора средств разработки клиентской части ИС</w:t>
      </w:r>
      <w:bookmarkEnd w:id="33"/>
    </w:p>
    <w:p w14:paraId="0B6897DC" w14:textId="6218D922" w:rsidR="00517586" w:rsidRPr="00517586" w:rsidRDefault="00517586" w:rsidP="00880347">
      <w:pPr>
        <w:pStyle w:val="a3"/>
        <w:spacing w:after="0" w:line="360" w:lineRule="auto"/>
        <w:ind w:left="0" w:firstLine="709"/>
        <w:jc w:val="both"/>
        <w:rPr>
          <w:rFonts w:ascii="Times New Roman" w:hAnsi="Times New Roman"/>
          <w:color w:val="000000" w:themeColor="text1"/>
          <w:kern w:val="24"/>
          <w:sz w:val="28"/>
          <w:szCs w:val="28"/>
        </w:rPr>
      </w:pPr>
      <w:r w:rsidRPr="00517586">
        <w:rPr>
          <w:rFonts w:ascii="Times New Roman" w:hAnsi="Times New Roman"/>
          <w:sz w:val="28"/>
          <w:szCs w:val="28"/>
        </w:rPr>
        <w:t xml:space="preserve">Выбор средств разработки для создания </w:t>
      </w:r>
      <w:r w:rsidR="00880347">
        <w:rPr>
          <w:rFonts w:ascii="Times New Roman" w:hAnsi="Times New Roman"/>
          <w:color w:val="000000" w:themeColor="text1"/>
          <w:kern w:val="24"/>
          <w:sz w:val="28"/>
          <w:szCs w:val="28"/>
        </w:rPr>
        <w:t>информационной подсистемы контроля поручениями сотрудников</w:t>
      </w:r>
      <w:r w:rsidRPr="00517586">
        <w:rPr>
          <w:rFonts w:ascii="Times New Roman" w:hAnsi="Times New Roman"/>
          <w:color w:val="000000" w:themeColor="text1"/>
          <w:kern w:val="24"/>
          <w:sz w:val="28"/>
          <w:szCs w:val="28"/>
        </w:rPr>
        <w:t xml:space="preserve"> является очень важным этапом в проектировании информационной системы, поскольку напрямую влияет на функциональность, производительность и удобство использования</w:t>
      </w:r>
      <w:r w:rsidR="00880347" w:rsidRPr="00880347">
        <w:rPr>
          <w:rFonts w:ascii="Times New Roman" w:hAnsi="Times New Roman"/>
          <w:color w:val="000000" w:themeColor="text1"/>
          <w:kern w:val="24"/>
          <w:sz w:val="28"/>
          <w:szCs w:val="28"/>
        </w:rPr>
        <w:t xml:space="preserve">. </w:t>
      </w:r>
      <w:r w:rsidR="00880347" w:rsidRPr="00057841">
        <w:rPr>
          <w:rFonts w:ascii="Times New Roman" w:hAnsi="Times New Roman"/>
          <w:sz w:val="28"/>
          <w:szCs w:val="28"/>
        </w:rPr>
        <w:t>Для разработки клиентской части ИС был выбран C</w:t>
      </w:r>
      <w:r w:rsidR="00040C02" w:rsidRPr="00040C02">
        <w:rPr>
          <w:rFonts w:ascii="Times New Roman" w:hAnsi="Times New Roman"/>
          <w:sz w:val="28"/>
          <w:szCs w:val="28"/>
        </w:rPr>
        <w:t>#</w:t>
      </w:r>
      <w:r w:rsidR="00880347" w:rsidRPr="00057841">
        <w:rPr>
          <w:rFonts w:ascii="Times New Roman" w:hAnsi="Times New Roman"/>
          <w:sz w:val="28"/>
          <w:szCs w:val="28"/>
        </w:rPr>
        <w:t xml:space="preserve"> с использованием ASP.NET </w:t>
      </w:r>
      <w:proofErr w:type="spellStart"/>
      <w:r w:rsidR="00880347" w:rsidRPr="00057841">
        <w:rPr>
          <w:rFonts w:ascii="Times New Roman" w:hAnsi="Times New Roman"/>
          <w:sz w:val="28"/>
          <w:szCs w:val="28"/>
        </w:rPr>
        <w:t>Core</w:t>
      </w:r>
      <w:proofErr w:type="spellEnd"/>
      <w:r w:rsidR="00880347" w:rsidRPr="00057841">
        <w:rPr>
          <w:rFonts w:ascii="Times New Roman" w:hAnsi="Times New Roman"/>
          <w:sz w:val="28"/>
          <w:szCs w:val="28"/>
        </w:rPr>
        <w:t>.</w:t>
      </w:r>
    </w:p>
    <w:p w14:paraId="5C699599" w14:textId="318021B1" w:rsidR="00057841" w:rsidRPr="00057841" w:rsidRDefault="00517586" w:rsidP="00880347">
      <w:pPr>
        <w:pStyle w:val="a3"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517586">
        <w:rPr>
          <w:rFonts w:ascii="Times New Roman" w:hAnsi="Times New Roman"/>
          <w:color w:val="000000" w:themeColor="text1"/>
          <w:kern w:val="24"/>
          <w:sz w:val="28"/>
          <w:szCs w:val="28"/>
        </w:rPr>
        <w:t>Первым факто</w:t>
      </w:r>
      <w:r w:rsidR="00880347">
        <w:rPr>
          <w:rFonts w:ascii="Times New Roman" w:hAnsi="Times New Roman"/>
          <w:color w:val="000000" w:themeColor="text1"/>
          <w:kern w:val="24"/>
          <w:sz w:val="28"/>
          <w:szCs w:val="28"/>
        </w:rPr>
        <w:t>ро</w:t>
      </w:r>
      <w:r w:rsidRPr="00517586">
        <w:rPr>
          <w:rFonts w:ascii="Times New Roman" w:hAnsi="Times New Roman"/>
          <w:color w:val="000000" w:themeColor="text1"/>
          <w:kern w:val="24"/>
          <w:sz w:val="28"/>
          <w:szCs w:val="28"/>
        </w:rPr>
        <w:t xml:space="preserve">м, который хотелось бы отметить является языковая мощность и гибкость. </w:t>
      </w:r>
      <w:r w:rsidRPr="00517586">
        <w:rPr>
          <w:rFonts w:ascii="Times New Roman" w:hAnsi="Times New Roman"/>
          <w:color w:val="000000" w:themeColor="text1"/>
          <w:kern w:val="24"/>
          <w:sz w:val="28"/>
          <w:szCs w:val="28"/>
          <w:lang w:val="en-US"/>
        </w:rPr>
        <w:t>C</w:t>
      </w:r>
      <w:r w:rsidR="008257AB" w:rsidRPr="00040C02">
        <w:rPr>
          <w:rFonts w:ascii="Times New Roman" w:hAnsi="Times New Roman"/>
          <w:color w:val="000000" w:themeColor="text1"/>
          <w:kern w:val="24"/>
          <w:sz w:val="28"/>
          <w:szCs w:val="28"/>
        </w:rPr>
        <w:t>#</w:t>
      </w:r>
      <w:r w:rsidRPr="00517586">
        <w:rPr>
          <w:rFonts w:ascii="Times New Roman" w:hAnsi="Times New Roman"/>
          <w:color w:val="000000" w:themeColor="text1"/>
          <w:kern w:val="24"/>
          <w:sz w:val="28"/>
          <w:szCs w:val="28"/>
        </w:rPr>
        <w:t xml:space="preserve"> — это современный объектно-ориентированный язык программирования с широким спектром инструментов, позволяющих создавать приложения различной сложности. Выбранный язык программирования имеет высокую производительность, что немало важно для программного обеспечения [</w:t>
      </w:r>
      <w:r w:rsidR="00040C02" w:rsidRPr="00040C02">
        <w:rPr>
          <w:rFonts w:ascii="Times New Roman" w:hAnsi="Times New Roman"/>
          <w:color w:val="000000" w:themeColor="text1"/>
          <w:kern w:val="24"/>
          <w:sz w:val="28"/>
          <w:szCs w:val="28"/>
        </w:rPr>
        <w:t>4</w:t>
      </w:r>
      <w:r w:rsidRPr="00517586">
        <w:rPr>
          <w:rFonts w:ascii="Times New Roman" w:hAnsi="Times New Roman"/>
          <w:color w:val="000000" w:themeColor="text1"/>
          <w:kern w:val="24"/>
          <w:sz w:val="28"/>
          <w:szCs w:val="28"/>
        </w:rPr>
        <w:t>]. Кроме того, C</w:t>
      </w:r>
      <w:r w:rsidR="00497621" w:rsidRPr="00497621">
        <w:rPr>
          <w:rFonts w:ascii="Times New Roman" w:hAnsi="Times New Roman"/>
          <w:color w:val="000000" w:themeColor="text1"/>
          <w:kern w:val="24"/>
          <w:sz w:val="28"/>
          <w:szCs w:val="28"/>
        </w:rPr>
        <w:t>#</w:t>
      </w:r>
      <w:r w:rsidRPr="00517586">
        <w:rPr>
          <w:rFonts w:ascii="Times New Roman" w:hAnsi="Times New Roman"/>
          <w:color w:val="000000" w:themeColor="text1"/>
          <w:kern w:val="24"/>
          <w:sz w:val="28"/>
          <w:szCs w:val="28"/>
        </w:rPr>
        <w:t xml:space="preserve"> обеспечивает развитую систему обработки исключений и возможности для работы с </w:t>
      </w:r>
      <w:r w:rsidRPr="00517586">
        <w:rPr>
          <w:rFonts w:ascii="Times New Roman" w:hAnsi="Times New Roman"/>
          <w:color w:val="000000" w:themeColor="text1"/>
          <w:kern w:val="24"/>
          <w:sz w:val="28"/>
          <w:szCs w:val="28"/>
        </w:rPr>
        <w:lastRenderedPageBreak/>
        <w:t xml:space="preserve">многопоточностью, что позволяет создавать устойчивые и надежные приложения. </w:t>
      </w:r>
    </w:p>
    <w:p w14:paraId="091ED349" w14:textId="1B9961F0" w:rsidR="00517586" w:rsidRPr="00880347" w:rsidRDefault="00517586" w:rsidP="00AE60D7">
      <w:pPr>
        <w:pStyle w:val="a3"/>
        <w:spacing w:after="0" w:line="360" w:lineRule="auto"/>
        <w:ind w:left="0" w:firstLine="709"/>
        <w:jc w:val="both"/>
        <w:rPr>
          <w:rFonts w:ascii="Times New Roman" w:hAnsi="Times New Roman"/>
          <w:color w:val="000000" w:themeColor="text1"/>
          <w:kern w:val="24"/>
          <w:sz w:val="28"/>
          <w:szCs w:val="28"/>
        </w:rPr>
      </w:pPr>
      <w:r w:rsidRPr="00880347">
        <w:rPr>
          <w:rFonts w:ascii="Times New Roman" w:hAnsi="Times New Roman"/>
          <w:color w:val="000000" w:themeColor="text1"/>
          <w:kern w:val="24"/>
          <w:sz w:val="28"/>
          <w:szCs w:val="28"/>
        </w:rPr>
        <w:t xml:space="preserve">В итоге, выбор языка программирования </w:t>
      </w:r>
      <w:r w:rsidRPr="00880347">
        <w:rPr>
          <w:rFonts w:ascii="Times New Roman" w:hAnsi="Times New Roman"/>
          <w:color w:val="000000" w:themeColor="text1"/>
          <w:kern w:val="24"/>
          <w:sz w:val="28"/>
          <w:szCs w:val="28"/>
          <w:lang w:val="en-US"/>
        </w:rPr>
        <w:t>C</w:t>
      </w:r>
      <w:r w:rsidR="00497621" w:rsidRPr="00497621">
        <w:rPr>
          <w:rFonts w:ascii="Times New Roman" w:hAnsi="Times New Roman"/>
          <w:color w:val="000000" w:themeColor="text1"/>
          <w:kern w:val="24"/>
          <w:sz w:val="28"/>
          <w:szCs w:val="28"/>
        </w:rPr>
        <w:t>#</w:t>
      </w:r>
      <w:r w:rsidRPr="00880347">
        <w:rPr>
          <w:rFonts w:ascii="Times New Roman" w:hAnsi="Times New Roman"/>
          <w:color w:val="000000" w:themeColor="text1"/>
          <w:kern w:val="24"/>
          <w:sz w:val="28"/>
          <w:szCs w:val="28"/>
        </w:rPr>
        <w:t xml:space="preserve"> и платформы </w:t>
      </w:r>
      <w:r w:rsidRPr="00880347">
        <w:rPr>
          <w:rFonts w:ascii="Times New Roman" w:hAnsi="Times New Roman"/>
          <w:color w:val="000000" w:themeColor="text1"/>
          <w:kern w:val="24"/>
          <w:sz w:val="28"/>
          <w:szCs w:val="28"/>
          <w:lang w:val="en-US"/>
        </w:rPr>
        <w:t>WPF</w:t>
      </w:r>
      <w:r w:rsidRPr="00880347">
        <w:rPr>
          <w:rFonts w:ascii="Times New Roman" w:hAnsi="Times New Roman"/>
          <w:color w:val="000000" w:themeColor="text1"/>
          <w:kern w:val="24"/>
          <w:sz w:val="28"/>
          <w:szCs w:val="28"/>
        </w:rPr>
        <w:t xml:space="preserve"> как средств разработки обоснован их высокой производительностью, гибкостью и конечно же, мощными возможностями для создания пользовательского интерфейса. Все это позволяет создать надежный и удобный информационный продукт.</w:t>
      </w:r>
    </w:p>
    <w:p w14:paraId="1862FC21" w14:textId="77777777" w:rsidR="00057841" w:rsidRPr="00057841" w:rsidRDefault="00057841" w:rsidP="00057841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664E77EC" w14:textId="75DBF64F" w:rsidR="00DB77B8" w:rsidRPr="00090750" w:rsidRDefault="00057841" w:rsidP="0087151E">
      <w:pPr>
        <w:pStyle w:val="3"/>
        <w:spacing w:before="0" w:line="360" w:lineRule="auto"/>
        <w:ind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090750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bookmarkStart w:id="34" w:name="_Toc168921880"/>
      <w:r w:rsidRPr="00090750">
        <w:rPr>
          <w:rFonts w:ascii="Times New Roman" w:hAnsi="Times New Roman" w:cs="Times New Roman"/>
          <w:b/>
          <w:bCs/>
          <w:color w:val="auto"/>
          <w:sz w:val="28"/>
          <w:szCs w:val="28"/>
        </w:rPr>
        <w:t>2.3.2 Обоснование выбора СУБД</w:t>
      </w:r>
      <w:bookmarkEnd w:id="34"/>
    </w:p>
    <w:p w14:paraId="2EA05F11" w14:textId="1285186F" w:rsidR="00DB77B8" w:rsidRPr="00DB77B8" w:rsidRDefault="00DB77B8" w:rsidP="00DB77B8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DB77B8">
        <w:rPr>
          <w:rFonts w:ascii="Times New Roman" w:hAnsi="Times New Roman"/>
          <w:sz w:val="28"/>
          <w:szCs w:val="28"/>
        </w:rPr>
        <w:t xml:space="preserve">Для хранения данных информационной системы (ИС) был выбран </w:t>
      </w:r>
      <w:proofErr w:type="spellStart"/>
      <w:r w:rsidRPr="00DB77B8">
        <w:rPr>
          <w:rFonts w:ascii="Times New Roman" w:hAnsi="Times New Roman"/>
          <w:sz w:val="28"/>
          <w:szCs w:val="28"/>
        </w:rPr>
        <w:t>Microsoft</w:t>
      </w:r>
      <w:proofErr w:type="spellEnd"/>
      <w:r w:rsidRPr="00DB77B8">
        <w:rPr>
          <w:rFonts w:ascii="Times New Roman" w:hAnsi="Times New Roman"/>
          <w:sz w:val="28"/>
          <w:szCs w:val="28"/>
        </w:rPr>
        <w:t xml:space="preserve"> SQL </w:t>
      </w:r>
      <w:proofErr w:type="spellStart"/>
      <w:r w:rsidRPr="00DB77B8">
        <w:rPr>
          <w:rFonts w:ascii="Times New Roman" w:hAnsi="Times New Roman"/>
          <w:sz w:val="28"/>
          <w:szCs w:val="28"/>
        </w:rPr>
        <w:t>Server</w:t>
      </w:r>
      <w:proofErr w:type="spellEnd"/>
      <w:r w:rsidRPr="00DB77B8">
        <w:rPr>
          <w:rFonts w:ascii="Times New Roman" w:hAnsi="Times New Roman"/>
          <w:sz w:val="28"/>
          <w:szCs w:val="28"/>
        </w:rPr>
        <w:t xml:space="preserve">. Этот выбор обусловлен несколькими ключевыми факторами, которые делают </w:t>
      </w:r>
      <w:proofErr w:type="spellStart"/>
      <w:r w:rsidRPr="00DB77B8">
        <w:rPr>
          <w:rFonts w:ascii="Times New Roman" w:hAnsi="Times New Roman"/>
          <w:sz w:val="28"/>
          <w:szCs w:val="28"/>
        </w:rPr>
        <w:t>Microsoft</w:t>
      </w:r>
      <w:proofErr w:type="spellEnd"/>
      <w:r w:rsidRPr="00DB77B8">
        <w:rPr>
          <w:rFonts w:ascii="Times New Roman" w:hAnsi="Times New Roman"/>
          <w:sz w:val="28"/>
          <w:szCs w:val="28"/>
        </w:rPr>
        <w:t xml:space="preserve"> SQL </w:t>
      </w:r>
      <w:proofErr w:type="spellStart"/>
      <w:r w:rsidRPr="00DB77B8">
        <w:rPr>
          <w:rFonts w:ascii="Times New Roman" w:hAnsi="Times New Roman"/>
          <w:sz w:val="28"/>
          <w:szCs w:val="28"/>
        </w:rPr>
        <w:t>Server</w:t>
      </w:r>
      <w:proofErr w:type="spellEnd"/>
      <w:r w:rsidRPr="00DB77B8">
        <w:rPr>
          <w:rFonts w:ascii="Times New Roman" w:hAnsi="Times New Roman"/>
          <w:sz w:val="28"/>
          <w:szCs w:val="28"/>
        </w:rPr>
        <w:t xml:space="preserve"> оптимальным решением для данного проекта.</w:t>
      </w:r>
    </w:p>
    <w:p w14:paraId="19E2E6A1" w14:textId="2E2851CC" w:rsidR="00DB77B8" w:rsidRPr="00DB77B8" w:rsidRDefault="00DB77B8" w:rsidP="00DB77B8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DB77B8">
        <w:rPr>
          <w:rFonts w:ascii="Times New Roman" w:hAnsi="Times New Roman"/>
          <w:sz w:val="28"/>
          <w:szCs w:val="28"/>
        </w:rPr>
        <w:t xml:space="preserve"> Основные причины выбора </w:t>
      </w:r>
      <w:proofErr w:type="spellStart"/>
      <w:r w:rsidRPr="00DB77B8">
        <w:rPr>
          <w:rFonts w:ascii="Times New Roman" w:hAnsi="Times New Roman"/>
          <w:sz w:val="28"/>
          <w:szCs w:val="28"/>
        </w:rPr>
        <w:t>Microsoft</w:t>
      </w:r>
      <w:proofErr w:type="spellEnd"/>
      <w:r w:rsidRPr="00DB77B8">
        <w:rPr>
          <w:rFonts w:ascii="Times New Roman" w:hAnsi="Times New Roman"/>
          <w:sz w:val="28"/>
          <w:szCs w:val="28"/>
        </w:rPr>
        <w:t xml:space="preserve"> SQL </w:t>
      </w:r>
      <w:proofErr w:type="spellStart"/>
      <w:r w:rsidRPr="00DB77B8">
        <w:rPr>
          <w:rFonts w:ascii="Times New Roman" w:hAnsi="Times New Roman"/>
          <w:sz w:val="28"/>
          <w:szCs w:val="28"/>
        </w:rPr>
        <w:t>Server</w:t>
      </w:r>
      <w:proofErr w:type="spellEnd"/>
      <w:r w:rsidR="00EE1EF5" w:rsidRPr="00C1710C">
        <w:rPr>
          <w:rFonts w:ascii="Times New Roman" w:hAnsi="Times New Roman"/>
          <w:sz w:val="28"/>
          <w:szCs w:val="28"/>
        </w:rPr>
        <w:t xml:space="preserve"> [1</w:t>
      </w:r>
      <w:r w:rsidR="0040099B" w:rsidRPr="00C1710C">
        <w:rPr>
          <w:rFonts w:ascii="Times New Roman" w:hAnsi="Times New Roman"/>
          <w:sz w:val="28"/>
          <w:szCs w:val="28"/>
        </w:rPr>
        <w:t>2</w:t>
      </w:r>
      <w:r w:rsidR="00EE1EF5" w:rsidRPr="00C1710C">
        <w:rPr>
          <w:rFonts w:ascii="Times New Roman" w:hAnsi="Times New Roman"/>
          <w:sz w:val="28"/>
          <w:szCs w:val="28"/>
        </w:rPr>
        <w:t>, 1</w:t>
      </w:r>
      <w:r w:rsidR="0040099B" w:rsidRPr="00C1710C">
        <w:rPr>
          <w:rFonts w:ascii="Times New Roman" w:hAnsi="Times New Roman"/>
          <w:sz w:val="28"/>
          <w:szCs w:val="28"/>
        </w:rPr>
        <w:t>3</w:t>
      </w:r>
      <w:r w:rsidR="00EE1EF5" w:rsidRPr="00C1710C">
        <w:rPr>
          <w:rFonts w:ascii="Times New Roman" w:hAnsi="Times New Roman"/>
          <w:sz w:val="28"/>
          <w:szCs w:val="28"/>
        </w:rPr>
        <w:t>]</w:t>
      </w:r>
      <w:r>
        <w:rPr>
          <w:rFonts w:ascii="Times New Roman" w:hAnsi="Times New Roman"/>
          <w:sz w:val="28"/>
          <w:szCs w:val="28"/>
        </w:rPr>
        <w:t>:</w:t>
      </w:r>
    </w:p>
    <w:p w14:paraId="30B67C0A" w14:textId="25E29F58" w:rsidR="00DB77B8" w:rsidRPr="00E86797" w:rsidRDefault="00DB77B8" w:rsidP="00303E45">
      <w:pPr>
        <w:pStyle w:val="a3"/>
        <w:numPr>
          <w:ilvl w:val="0"/>
          <w:numId w:val="9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E86797">
        <w:rPr>
          <w:rFonts w:ascii="Times New Roman" w:hAnsi="Times New Roman"/>
          <w:sz w:val="28"/>
          <w:szCs w:val="28"/>
        </w:rPr>
        <w:t>надежность и производительность:</w:t>
      </w:r>
    </w:p>
    <w:p w14:paraId="63C16565" w14:textId="21C394B5" w:rsidR="00DB77B8" w:rsidRPr="00E86797" w:rsidRDefault="00DB77B8" w:rsidP="00DB77B8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</w:t>
      </w:r>
      <w:r w:rsidRPr="00DB77B8">
        <w:rPr>
          <w:rFonts w:ascii="Times New Roman" w:hAnsi="Times New Roman"/>
          <w:sz w:val="28"/>
          <w:szCs w:val="28"/>
        </w:rPr>
        <w:t xml:space="preserve">ысокая производительность: </w:t>
      </w:r>
      <w:proofErr w:type="spellStart"/>
      <w:r w:rsidRPr="00DB77B8">
        <w:rPr>
          <w:rFonts w:ascii="Times New Roman" w:hAnsi="Times New Roman"/>
          <w:sz w:val="28"/>
          <w:szCs w:val="28"/>
        </w:rPr>
        <w:t>Microsoft</w:t>
      </w:r>
      <w:proofErr w:type="spellEnd"/>
      <w:r w:rsidRPr="00DB77B8">
        <w:rPr>
          <w:rFonts w:ascii="Times New Roman" w:hAnsi="Times New Roman"/>
          <w:sz w:val="28"/>
          <w:szCs w:val="28"/>
        </w:rPr>
        <w:t xml:space="preserve"> SQL </w:t>
      </w:r>
      <w:proofErr w:type="spellStart"/>
      <w:r w:rsidRPr="00DB77B8">
        <w:rPr>
          <w:rFonts w:ascii="Times New Roman" w:hAnsi="Times New Roman"/>
          <w:sz w:val="28"/>
          <w:szCs w:val="28"/>
        </w:rPr>
        <w:t>Server</w:t>
      </w:r>
      <w:proofErr w:type="spellEnd"/>
      <w:r w:rsidRPr="00DB77B8">
        <w:rPr>
          <w:rFonts w:ascii="Times New Roman" w:hAnsi="Times New Roman"/>
          <w:sz w:val="28"/>
          <w:szCs w:val="28"/>
        </w:rPr>
        <w:t xml:space="preserve"> обеспечивает высокую производительность при обработке больших объемов данных и выполнении сложных запросов. Это достигается благодаря оптимизированным алгоритмам обработки запросов и механизмам кэширования</w:t>
      </w:r>
      <w:r w:rsidR="00E86797" w:rsidRPr="00E86797">
        <w:rPr>
          <w:rFonts w:ascii="Times New Roman" w:hAnsi="Times New Roman"/>
          <w:sz w:val="28"/>
          <w:szCs w:val="28"/>
        </w:rPr>
        <w:t>;</w:t>
      </w:r>
    </w:p>
    <w:p w14:paraId="149823FD" w14:textId="45DCC4B0" w:rsidR="00DB77B8" w:rsidRPr="00DB77B8" w:rsidRDefault="00DB77B8" w:rsidP="00916E25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DB77B8">
        <w:rPr>
          <w:rFonts w:ascii="Times New Roman" w:hAnsi="Times New Roman"/>
          <w:sz w:val="28"/>
          <w:szCs w:val="28"/>
        </w:rPr>
        <w:t xml:space="preserve">   </w:t>
      </w:r>
      <w:r w:rsidR="00E86797">
        <w:rPr>
          <w:rFonts w:ascii="Times New Roman" w:hAnsi="Times New Roman"/>
          <w:sz w:val="28"/>
          <w:szCs w:val="28"/>
        </w:rPr>
        <w:t>н</w:t>
      </w:r>
      <w:r w:rsidRPr="00DB77B8">
        <w:rPr>
          <w:rFonts w:ascii="Times New Roman" w:hAnsi="Times New Roman"/>
          <w:sz w:val="28"/>
          <w:szCs w:val="28"/>
        </w:rPr>
        <w:t xml:space="preserve">адежность: SQL </w:t>
      </w:r>
      <w:proofErr w:type="spellStart"/>
      <w:r w:rsidRPr="00DB77B8">
        <w:rPr>
          <w:rFonts w:ascii="Times New Roman" w:hAnsi="Times New Roman"/>
          <w:sz w:val="28"/>
          <w:szCs w:val="28"/>
        </w:rPr>
        <w:t>Server</w:t>
      </w:r>
      <w:proofErr w:type="spellEnd"/>
      <w:r w:rsidRPr="00DB77B8">
        <w:rPr>
          <w:rFonts w:ascii="Times New Roman" w:hAnsi="Times New Roman"/>
          <w:sz w:val="28"/>
          <w:szCs w:val="28"/>
        </w:rPr>
        <w:t xml:space="preserve"> предлагает механизмы резервного копирования и восстановления данных, что гарантирует сохранность данных и минимизирует риски потери информации в случае сбоев.</w:t>
      </w:r>
    </w:p>
    <w:p w14:paraId="2BA96EC3" w14:textId="6E019FC0" w:rsidR="00DB77B8" w:rsidRPr="00916E25" w:rsidRDefault="00DB77B8" w:rsidP="00916E25">
      <w:pPr>
        <w:pStyle w:val="a3"/>
        <w:numPr>
          <w:ilvl w:val="0"/>
          <w:numId w:val="9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916E25">
        <w:rPr>
          <w:rFonts w:ascii="Times New Roman" w:hAnsi="Times New Roman"/>
          <w:sz w:val="28"/>
          <w:szCs w:val="28"/>
        </w:rPr>
        <w:t>Поддержка сложных запросов и транзакций:</w:t>
      </w:r>
    </w:p>
    <w:p w14:paraId="1E0AFE1E" w14:textId="514375AE" w:rsidR="00DB77B8" w:rsidRPr="00916E25" w:rsidRDefault="00DB77B8" w:rsidP="00DB77B8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DB77B8">
        <w:rPr>
          <w:rFonts w:ascii="Times New Roman" w:hAnsi="Times New Roman"/>
          <w:sz w:val="28"/>
          <w:szCs w:val="28"/>
        </w:rPr>
        <w:t xml:space="preserve">   </w:t>
      </w:r>
      <w:r w:rsidR="00916E25">
        <w:rPr>
          <w:rFonts w:ascii="Times New Roman" w:hAnsi="Times New Roman"/>
          <w:sz w:val="28"/>
          <w:szCs w:val="28"/>
        </w:rPr>
        <w:t>с</w:t>
      </w:r>
      <w:r w:rsidRPr="00DB77B8">
        <w:rPr>
          <w:rFonts w:ascii="Times New Roman" w:hAnsi="Times New Roman"/>
          <w:sz w:val="28"/>
          <w:szCs w:val="28"/>
        </w:rPr>
        <w:t xml:space="preserve">ложные запросы: </w:t>
      </w:r>
      <w:proofErr w:type="spellStart"/>
      <w:r w:rsidRPr="00DB77B8">
        <w:rPr>
          <w:rFonts w:ascii="Times New Roman" w:hAnsi="Times New Roman"/>
          <w:sz w:val="28"/>
          <w:szCs w:val="28"/>
        </w:rPr>
        <w:t>Microsoft</w:t>
      </w:r>
      <w:proofErr w:type="spellEnd"/>
      <w:r w:rsidRPr="00DB77B8">
        <w:rPr>
          <w:rFonts w:ascii="Times New Roman" w:hAnsi="Times New Roman"/>
          <w:sz w:val="28"/>
          <w:szCs w:val="28"/>
        </w:rPr>
        <w:t xml:space="preserve"> SQL </w:t>
      </w:r>
      <w:proofErr w:type="spellStart"/>
      <w:r w:rsidRPr="00DB77B8">
        <w:rPr>
          <w:rFonts w:ascii="Times New Roman" w:hAnsi="Times New Roman"/>
          <w:sz w:val="28"/>
          <w:szCs w:val="28"/>
        </w:rPr>
        <w:t>Server</w:t>
      </w:r>
      <w:proofErr w:type="spellEnd"/>
      <w:r w:rsidRPr="00DB77B8">
        <w:rPr>
          <w:rFonts w:ascii="Times New Roman" w:hAnsi="Times New Roman"/>
          <w:sz w:val="28"/>
          <w:szCs w:val="28"/>
        </w:rPr>
        <w:t xml:space="preserve"> поддерживает выполнение сложных запросов, включая подзапросы, соединения таблиц и агрегационные функции, что позволяет эффективно обрабатывать данные и получать необходимые результаты</w:t>
      </w:r>
      <w:r w:rsidR="00916E25" w:rsidRPr="00916E25">
        <w:rPr>
          <w:rFonts w:ascii="Times New Roman" w:hAnsi="Times New Roman"/>
          <w:sz w:val="28"/>
          <w:szCs w:val="28"/>
        </w:rPr>
        <w:t>;</w:t>
      </w:r>
    </w:p>
    <w:p w14:paraId="34F080E9" w14:textId="332046A3" w:rsidR="00DB77B8" w:rsidRPr="00DB77B8" w:rsidRDefault="00DB77B8" w:rsidP="00BC676B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DB77B8">
        <w:rPr>
          <w:rFonts w:ascii="Times New Roman" w:hAnsi="Times New Roman"/>
          <w:sz w:val="28"/>
          <w:szCs w:val="28"/>
        </w:rPr>
        <w:lastRenderedPageBreak/>
        <w:t xml:space="preserve">   </w:t>
      </w:r>
      <w:r w:rsidR="00916E25">
        <w:rPr>
          <w:rFonts w:ascii="Times New Roman" w:hAnsi="Times New Roman"/>
          <w:sz w:val="28"/>
          <w:szCs w:val="28"/>
        </w:rPr>
        <w:t>т</w:t>
      </w:r>
      <w:r w:rsidRPr="00DB77B8">
        <w:rPr>
          <w:rFonts w:ascii="Times New Roman" w:hAnsi="Times New Roman"/>
          <w:sz w:val="28"/>
          <w:szCs w:val="28"/>
        </w:rPr>
        <w:t xml:space="preserve">ранзакции: </w:t>
      </w:r>
      <w:r w:rsidR="00916E25">
        <w:rPr>
          <w:rFonts w:ascii="Times New Roman" w:hAnsi="Times New Roman"/>
          <w:sz w:val="28"/>
          <w:szCs w:val="28"/>
        </w:rPr>
        <w:t>п</w:t>
      </w:r>
      <w:r w:rsidRPr="00DB77B8">
        <w:rPr>
          <w:rFonts w:ascii="Times New Roman" w:hAnsi="Times New Roman"/>
          <w:sz w:val="28"/>
          <w:szCs w:val="28"/>
        </w:rPr>
        <w:t>оддержка транзакций с возможностью отката (</w:t>
      </w:r>
      <w:proofErr w:type="spellStart"/>
      <w:r w:rsidRPr="00DB77B8">
        <w:rPr>
          <w:rFonts w:ascii="Times New Roman" w:hAnsi="Times New Roman"/>
          <w:sz w:val="28"/>
          <w:szCs w:val="28"/>
        </w:rPr>
        <w:t>rollback</w:t>
      </w:r>
      <w:proofErr w:type="spellEnd"/>
      <w:r w:rsidRPr="00DB77B8">
        <w:rPr>
          <w:rFonts w:ascii="Times New Roman" w:hAnsi="Times New Roman"/>
          <w:sz w:val="28"/>
          <w:szCs w:val="28"/>
        </w:rPr>
        <w:t xml:space="preserve">) обеспечивает целостность данных и защищает их от </w:t>
      </w:r>
      <w:proofErr w:type="spellStart"/>
      <w:r w:rsidRPr="00DB77B8">
        <w:rPr>
          <w:rFonts w:ascii="Times New Roman" w:hAnsi="Times New Roman"/>
          <w:sz w:val="28"/>
          <w:szCs w:val="28"/>
        </w:rPr>
        <w:t>неконсистентности</w:t>
      </w:r>
      <w:proofErr w:type="spellEnd"/>
      <w:r w:rsidRPr="00DB77B8">
        <w:rPr>
          <w:rFonts w:ascii="Times New Roman" w:hAnsi="Times New Roman"/>
          <w:sz w:val="28"/>
          <w:szCs w:val="28"/>
        </w:rPr>
        <w:t>, особенно при выполнении критически важных операций.</w:t>
      </w:r>
    </w:p>
    <w:p w14:paraId="098E2A6A" w14:textId="5DED9C79" w:rsidR="00DB77B8" w:rsidRPr="00BC676B" w:rsidRDefault="00DB77B8" w:rsidP="00BC676B">
      <w:pPr>
        <w:pStyle w:val="a3"/>
        <w:numPr>
          <w:ilvl w:val="0"/>
          <w:numId w:val="9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BC676B">
        <w:rPr>
          <w:rFonts w:ascii="Times New Roman" w:hAnsi="Times New Roman"/>
          <w:sz w:val="28"/>
          <w:szCs w:val="28"/>
        </w:rPr>
        <w:t>Встроенные механизмы безопасности и шифрования:</w:t>
      </w:r>
    </w:p>
    <w:p w14:paraId="2DFDC7BA" w14:textId="750E5523" w:rsidR="00DB77B8" w:rsidRPr="00BC676B" w:rsidRDefault="00BC676B" w:rsidP="00BC676B">
      <w:pPr>
        <w:spacing w:after="0"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а</w:t>
      </w:r>
      <w:r w:rsidR="00DB77B8" w:rsidRPr="00DB77B8">
        <w:rPr>
          <w:rFonts w:ascii="Times New Roman" w:hAnsi="Times New Roman"/>
          <w:sz w:val="28"/>
          <w:szCs w:val="28"/>
        </w:rPr>
        <w:t xml:space="preserve">утентификация и авторизация: SQL </w:t>
      </w:r>
      <w:proofErr w:type="spellStart"/>
      <w:r w:rsidR="00DB77B8" w:rsidRPr="00DB77B8">
        <w:rPr>
          <w:rFonts w:ascii="Times New Roman" w:hAnsi="Times New Roman"/>
          <w:sz w:val="28"/>
          <w:szCs w:val="28"/>
        </w:rPr>
        <w:t>Server</w:t>
      </w:r>
      <w:proofErr w:type="spellEnd"/>
      <w:r w:rsidR="00DB77B8" w:rsidRPr="00DB77B8">
        <w:rPr>
          <w:rFonts w:ascii="Times New Roman" w:hAnsi="Times New Roman"/>
          <w:sz w:val="28"/>
          <w:szCs w:val="28"/>
        </w:rPr>
        <w:t xml:space="preserve"> предоставляет различные механизмы аутентификации (</w:t>
      </w:r>
      <w:proofErr w:type="spellStart"/>
      <w:r w:rsidR="00DB77B8" w:rsidRPr="00DB77B8">
        <w:rPr>
          <w:rFonts w:ascii="Times New Roman" w:hAnsi="Times New Roman"/>
          <w:sz w:val="28"/>
          <w:szCs w:val="28"/>
        </w:rPr>
        <w:t>Windows</w:t>
      </w:r>
      <w:proofErr w:type="spellEnd"/>
      <w:r w:rsidR="00DB77B8" w:rsidRPr="00DB77B8">
        <w:rPr>
          <w:rFonts w:ascii="Times New Roman" w:hAnsi="Times New Roman"/>
          <w:sz w:val="28"/>
          <w:szCs w:val="28"/>
        </w:rPr>
        <w:t xml:space="preserve">-аутентификация, SQL </w:t>
      </w:r>
      <w:proofErr w:type="spellStart"/>
      <w:r w:rsidR="00DB77B8" w:rsidRPr="00DB77B8">
        <w:rPr>
          <w:rFonts w:ascii="Times New Roman" w:hAnsi="Times New Roman"/>
          <w:sz w:val="28"/>
          <w:szCs w:val="28"/>
        </w:rPr>
        <w:t>Server</w:t>
      </w:r>
      <w:proofErr w:type="spellEnd"/>
      <w:r w:rsidR="00DB77B8" w:rsidRPr="00DB77B8">
        <w:rPr>
          <w:rFonts w:ascii="Times New Roman" w:hAnsi="Times New Roman"/>
          <w:sz w:val="28"/>
          <w:szCs w:val="28"/>
        </w:rPr>
        <w:t>-аутентификация) и управления правами доступа к данным, что позволяет настроить безопасный доступ к базе данных</w:t>
      </w:r>
      <w:r w:rsidRPr="00BC676B">
        <w:rPr>
          <w:rFonts w:ascii="Times New Roman" w:hAnsi="Times New Roman"/>
          <w:sz w:val="28"/>
          <w:szCs w:val="28"/>
        </w:rPr>
        <w:t>;</w:t>
      </w:r>
    </w:p>
    <w:p w14:paraId="71EC6B75" w14:textId="26C752B1" w:rsidR="00DB77B8" w:rsidRPr="00DB77B8" w:rsidRDefault="00DB77B8" w:rsidP="00BC676B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DB77B8">
        <w:rPr>
          <w:rFonts w:ascii="Times New Roman" w:hAnsi="Times New Roman"/>
          <w:sz w:val="28"/>
          <w:szCs w:val="28"/>
        </w:rPr>
        <w:t xml:space="preserve">   </w:t>
      </w:r>
      <w:r w:rsidR="00BC676B">
        <w:rPr>
          <w:rFonts w:ascii="Times New Roman" w:hAnsi="Times New Roman"/>
          <w:sz w:val="28"/>
          <w:szCs w:val="28"/>
        </w:rPr>
        <w:t>ш</w:t>
      </w:r>
      <w:r w:rsidRPr="00DB77B8">
        <w:rPr>
          <w:rFonts w:ascii="Times New Roman" w:hAnsi="Times New Roman"/>
          <w:sz w:val="28"/>
          <w:szCs w:val="28"/>
        </w:rPr>
        <w:t xml:space="preserve">ифрование данных: SQL </w:t>
      </w:r>
      <w:proofErr w:type="spellStart"/>
      <w:r w:rsidRPr="00DB77B8">
        <w:rPr>
          <w:rFonts w:ascii="Times New Roman" w:hAnsi="Times New Roman"/>
          <w:sz w:val="28"/>
          <w:szCs w:val="28"/>
        </w:rPr>
        <w:t>Server</w:t>
      </w:r>
      <w:proofErr w:type="spellEnd"/>
      <w:r w:rsidRPr="00DB77B8">
        <w:rPr>
          <w:rFonts w:ascii="Times New Roman" w:hAnsi="Times New Roman"/>
          <w:sz w:val="28"/>
          <w:szCs w:val="28"/>
        </w:rPr>
        <w:t xml:space="preserve"> поддерживает шифрование данных как на уровне всей базы данных (</w:t>
      </w:r>
      <w:proofErr w:type="spellStart"/>
      <w:r w:rsidRPr="00DB77B8">
        <w:rPr>
          <w:rFonts w:ascii="Times New Roman" w:hAnsi="Times New Roman"/>
          <w:sz w:val="28"/>
          <w:szCs w:val="28"/>
        </w:rPr>
        <w:t>Transparent</w:t>
      </w:r>
      <w:proofErr w:type="spellEnd"/>
      <w:r w:rsidRPr="00DB77B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DB77B8">
        <w:rPr>
          <w:rFonts w:ascii="Times New Roman" w:hAnsi="Times New Roman"/>
          <w:sz w:val="28"/>
          <w:szCs w:val="28"/>
        </w:rPr>
        <w:t>Data</w:t>
      </w:r>
      <w:proofErr w:type="spellEnd"/>
      <w:r w:rsidRPr="00DB77B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DB77B8">
        <w:rPr>
          <w:rFonts w:ascii="Times New Roman" w:hAnsi="Times New Roman"/>
          <w:sz w:val="28"/>
          <w:szCs w:val="28"/>
        </w:rPr>
        <w:t>Encryption</w:t>
      </w:r>
      <w:proofErr w:type="spellEnd"/>
      <w:r w:rsidRPr="00DB77B8">
        <w:rPr>
          <w:rFonts w:ascii="Times New Roman" w:hAnsi="Times New Roman"/>
          <w:sz w:val="28"/>
          <w:szCs w:val="28"/>
        </w:rPr>
        <w:t>, TDE), так и на уровне отдельных столбцов, что повышает защиту конфиденциальной информации.</w:t>
      </w:r>
    </w:p>
    <w:p w14:paraId="15E35786" w14:textId="006F9D01" w:rsidR="00DB77B8" w:rsidRPr="00BC676B" w:rsidRDefault="00BC676B" w:rsidP="00BC676B">
      <w:pPr>
        <w:pStyle w:val="a3"/>
        <w:numPr>
          <w:ilvl w:val="0"/>
          <w:numId w:val="9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BC676B">
        <w:rPr>
          <w:rFonts w:ascii="Times New Roman" w:hAnsi="Times New Roman"/>
          <w:sz w:val="28"/>
          <w:szCs w:val="28"/>
        </w:rPr>
        <w:t>И</w:t>
      </w:r>
      <w:r w:rsidR="00DB77B8" w:rsidRPr="00BC676B">
        <w:rPr>
          <w:rFonts w:ascii="Times New Roman" w:hAnsi="Times New Roman"/>
          <w:sz w:val="28"/>
          <w:szCs w:val="28"/>
        </w:rPr>
        <w:t xml:space="preserve">нтеграция с инструментами разработки </w:t>
      </w:r>
      <w:proofErr w:type="spellStart"/>
      <w:r w:rsidR="00DB77B8" w:rsidRPr="00BC676B">
        <w:rPr>
          <w:rFonts w:ascii="Times New Roman" w:hAnsi="Times New Roman"/>
          <w:sz w:val="28"/>
          <w:szCs w:val="28"/>
        </w:rPr>
        <w:t>Microsoft</w:t>
      </w:r>
      <w:proofErr w:type="spellEnd"/>
      <w:r w:rsidR="00DB77B8" w:rsidRPr="00BC676B">
        <w:rPr>
          <w:rFonts w:ascii="Times New Roman" w:hAnsi="Times New Roman"/>
          <w:sz w:val="28"/>
          <w:szCs w:val="28"/>
        </w:rPr>
        <w:t>:</w:t>
      </w:r>
    </w:p>
    <w:p w14:paraId="08B5683B" w14:textId="75C20E38" w:rsidR="00DB77B8" w:rsidRPr="00DB77B8" w:rsidRDefault="00DB77B8" w:rsidP="001047B5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DB77B8">
        <w:rPr>
          <w:rFonts w:ascii="Times New Roman" w:hAnsi="Times New Roman"/>
          <w:sz w:val="28"/>
          <w:szCs w:val="28"/>
        </w:rPr>
        <w:t xml:space="preserve">   </w:t>
      </w:r>
      <w:proofErr w:type="spellStart"/>
      <w:r w:rsidRPr="00DB77B8">
        <w:rPr>
          <w:rFonts w:ascii="Times New Roman" w:hAnsi="Times New Roman"/>
          <w:sz w:val="28"/>
          <w:szCs w:val="28"/>
        </w:rPr>
        <w:t>Visual</w:t>
      </w:r>
      <w:proofErr w:type="spellEnd"/>
      <w:r w:rsidRPr="00DB77B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DB77B8">
        <w:rPr>
          <w:rFonts w:ascii="Times New Roman" w:hAnsi="Times New Roman"/>
          <w:sz w:val="28"/>
          <w:szCs w:val="28"/>
        </w:rPr>
        <w:t>Studio</w:t>
      </w:r>
      <w:proofErr w:type="spellEnd"/>
      <w:r w:rsidRPr="00DB77B8">
        <w:rPr>
          <w:rFonts w:ascii="Times New Roman" w:hAnsi="Times New Roman"/>
          <w:sz w:val="28"/>
          <w:szCs w:val="28"/>
        </w:rPr>
        <w:t xml:space="preserve">: </w:t>
      </w:r>
      <w:r w:rsidR="001047B5">
        <w:rPr>
          <w:rFonts w:ascii="Times New Roman" w:hAnsi="Times New Roman"/>
          <w:sz w:val="28"/>
          <w:szCs w:val="28"/>
        </w:rPr>
        <w:t>п</w:t>
      </w:r>
      <w:r w:rsidRPr="00DB77B8">
        <w:rPr>
          <w:rFonts w:ascii="Times New Roman" w:hAnsi="Times New Roman"/>
          <w:sz w:val="28"/>
          <w:szCs w:val="28"/>
        </w:rPr>
        <w:t xml:space="preserve">олная интеграция с </w:t>
      </w:r>
      <w:proofErr w:type="spellStart"/>
      <w:r w:rsidRPr="00DB77B8">
        <w:rPr>
          <w:rFonts w:ascii="Times New Roman" w:hAnsi="Times New Roman"/>
          <w:sz w:val="28"/>
          <w:szCs w:val="28"/>
        </w:rPr>
        <w:t>Visual</w:t>
      </w:r>
      <w:proofErr w:type="spellEnd"/>
      <w:r w:rsidRPr="00DB77B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DB77B8">
        <w:rPr>
          <w:rFonts w:ascii="Times New Roman" w:hAnsi="Times New Roman"/>
          <w:sz w:val="28"/>
          <w:szCs w:val="28"/>
        </w:rPr>
        <w:t>Studio</w:t>
      </w:r>
      <w:proofErr w:type="spellEnd"/>
      <w:r w:rsidRPr="00DB77B8">
        <w:rPr>
          <w:rFonts w:ascii="Times New Roman" w:hAnsi="Times New Roman"/>
          <w:sz w:val="28"/>
          <w:szCs w:val="28"/>
        </w:rPr>
        <w:t>, включая инструменты для разработки, отладки и тестирования баз данных, что ускоряет процесс разработки и уменьшает количество ошибок.</w:t>
      </w:r>
    </w:p>
    <w:p w14:paraId="4FF36304" w14:textId="4B66738A" w:rsidR="00DB77B8" w:rsidRPr="00DB77B8" w:rsidRDefault="00DB77B8" w:rsidP="001047B5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DB77B8">
        <w:rPr>
          <w:rFonts w:ascii="Times New Roman" w:hAnsi="Times New Roman"/>
          <w:sz w:val="28"/>
          <w:szCs w:val="28"/>
        </w:rPr>
        <w:t xml:space="preserve">Рассматривались также альтернативные СУБД, такие как </w:t>
      </w:r>
      <w:proofErr w:type="spellStart"/>
      <w:r w:rsidRPr="00DB77B8">
        <w:rPr>
          <w:rFonts w:ascii="Times New Roman" w:hAnsi="Times New Roman"/>
          <w:sz w:val="28"/>
          <w:szCs w:val="28"/>
        </w:rPr>
        <w:t>MySQL</w:t>
      </w:r>
      <w:proofErr w:type="spellEnd"/>
      <w:r w:rsidRPr="00DB77B8">
        <w:rPr>
          <w:rFonts w:ascii="Times New Roman" w:hAnsi="Times New Roman"/>
          <w:sz w:val="28"/>
          <w:szCs w:val="28"/>
        </w:rPr>
        <w:t xml:space="preserve"> и </w:t>
      </w:r>
      <w:proofErr w:type="spellStart"/>
      <w:r w:rsidRPr="00DB77B8">
        <w:rPr>
          <w:rFonts w:ascii="Times New Roman" w:hAnsi="Times New Roman"/>
          <w:sz w:val="28"/>
          <w:szCs w:val="28"/>
        </w:rPr>
        <w:t>PostgreSQL</w:t>
      </w:r>
      <w:proofErr w:type="spellEnd"/>
      <w:r w:rsidRPr="00DB77B8">
        <w:rPr>
          <w:rFonts w:ascii="Times New Roman" w:hAnsi="Times New Roman"/>
          <w:sz w:val="28"/>
          <w:szCs w:val="28"/>
        </w:rPr>
        <w:t>. Основные характеристики этих СУБД приведены ниже:</w:t>
      </w:r>
    </w:p>
    <w:p w14:paraId="472A7DD9" w14:textId="5BACBB31" w:rsidR="00DB77B8" w:rsidRPr="00DB77B8" w:rsidRDefault="00DB77B8" w:rsidP="0050074E">
      <w:pPr>
        <w:tabs>
          <w:tab w:val="left" w:pos="1134"/>
        </w:tabs>
        <w:spacing w:after="0"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proofErr w:type="spellStart"/>
      <w:r w:rsidRPr="00DB77B8">
        <w:rPr>
          <w:rFonts w:ascii="Times New Roman" w:hAnsi="Times New Roman"/>
          <w:sz w:val="28"/>
          <w:szCs w:val="28"/>
        </w:rPr>
        <w:t>MySQL</w:t>
      </w:r>
      <w:proofErr w:type="spellEnd"/>
      <w:r w:rsidR="00EE1EF5">
        <w:rPr>
          <w:rFonts w:ascii="Times New Roman" w:hAnsi="Times New Roman"/>
          <w:sz w:val="28"/>
          <w:szCs w:val="28"/>
          <w:lang w:val="en-US"/>
        </w:rPr>
        <w:t xml:space="preserve"> [1</w:t>
      </w:r>
      <w:r w:rsidR="0040099B">
        <w:rPr>
          <w:rFonts w:ascii="Times New Roman" w:hAnsi="Times New Roman"/>
          <w:sz w:val="28"/>
          <w:szCs w:val="28"/>
          <w:lang w:val="en-US"/>
        </w:rPr>
        <w:t>4</w:t>
      </w:r>
      <w:r w:rsidR="00EE1EF5">
        <w:rPr>
          <w:rFonts w:ascii="Times New Roman" w:hAnsi="Times New Roman"/>
          <w:sz w:val="28"/>
          <w:szCs w:val="28"/>
          <w:lang w:val="en-US"/>
        </w:rPr>
        <w:t>]</w:t>
      </w:r>
      <w:r w:rsidRPr="00DB77B8">
        <w:rPr>
          <w:rFonts w:ascii="Times New Roman" w:hAnsi="Times New Roman"/>
          <w:sz w:val="28"/>
          <w:szCs w:val="28"/>
        </w:rPr>
        <w:t>:</w:t>
      </w:r>
    </w:p>
    <w:p w14:paraId="442ACF2A" w14:textId="26363E02" w:rsidR="00DB77B8" w:rsidRPr="001047B5" w:rsidRDefault="001047B5" w:rsidP="0050074E">
      <w:pPr>
        <w:pStyle w:val="a3"/>
        <w:numPr>
          <w:ilvl w:val="0"/>
          <w:numId w:val="9"/>
        </w:numPr>
        <w:tabs>
          <w:tab w:val="left" w:pos="1134"/>
        </w:tabs>
        <w:spacing w:after="0" w:line="360" w:lineRule="auto"/>
        <w:ind w:left="0" w:firstLine="708"/>
        <w:jc w:val="both"/>
        <w:rPr>
          <w:rFonts w:ascii="Times New Roman" w:hAnsi="Times New Roman"/>
          <w:sz w:val="28"/>
          <w:szCs w:val="28"/>
        </w:rPr>
      </w:pPr>
      <w:r w:rsidRPr="001047B5">
        <w:rPr>
          <w:rFonts w:ascii="Times New Roman" w:hAnsi="Times New Roman"/>
          <w:sz w:val="28"/>
          <w:szCs w:val="28"/>
        </w:rPr>
        <w:t>п</w:t>
      </w:r>
      <w:r w:rsidR="00DB77B8" w:rsidRPr="001047B5">
        <w:rPr>
          <w:rFonts w:ascii="Times New Roman" w:hAnsi="Times New Roman"/>
          <w:sz w:val="28"/>
          <w:szCs w:val="28"/>
        </w:rPr>
        <w:t xml:space="preserve">реимущества: </w:t>
      </w:r>
      <w:r>
        <w:rPr>
          <w:rFonts w:ascii="Times New Roman" w:hAnsi="Times New Roman"/>
          <w:sz w:val="28"/>
          <w:szCs w:val="28"/>
        </w:rPr>
        <w:t>в</w:t>
      </w:r>
      <w:r w:rsidR="00DB77B8" w:rsidRPr="001047B5">
        <w:rPr>
          <w:rFonts w:ascii="Times New Roman" w:hAnsi="Times New Roman"/>
          <w:sz w:val="28"/>
          <w:szCs w:val="28"/>
        </w:rPr>
        <w:t>ысокая производительность, поддержка репликации, гибкие модели данных</w:t>
      </w:r>
      <w:r w:rsidRPr="001047B5">
        <w:rPr>
          <w:rFonts w:ascii="Times New Roman" w:hAnsi="Times New Roman"/>
          <w:sz w:val="28"/>
          <w:szCs w:val="28"/>
        </w:rPr>
        <w:t>;</w:t>
      </w:r>
    </w:p>
    <w:p w14:paraId="59AAABFC" w14:textId="42603E91" w:rsidR="00DB77B8" w:rsidRPr="001047B5" w:rsidRDefault="001047B5" w:rsidP="0050074E">
      <w:pPr>
        <w:pStyle w:val="a3"/>
        <w:numPr>
          <w:ilvl w:val="0"/>
          <w:numId w:val="9"/>
        </w:numPr>
        <w:tabs>
          <w:tab w:val="left" w:pos="1134"/>
        </w:tabs>
        <w:spacing w:after="0" w:line="360" w:lineRule="auto"/>
        <w:ind w:left="0" w:firstLine="708"/>
        <w:jc w:val="both"/>
        <w:rPr>
          <w:rFonts w:ascii="Times New Roman" w:hAnsi="Times New Roman"/>
          <w:sz w:val="28"/>
          <w:szCs w:val="28"/>
        </w:rPr>
      </w:pPr>
      <w:r w:rsidRPr="001047B5">
        <w:rPr>
          <w:rFonts w:ascii="Times New Roman" w:hAnsi="Times New Roman"/>
          <w:sz w:val="28"/>
          <w:szCs w:val="28"/>
        </w:rPr>
        <w:t>н</w:t>
      </w:r>
      <w:r w:rsidR="00DB77B8" w:rsidRPr="001047B5">
        <w:rPr>
          <w:rFonts w:ascii="Times New Roman" w:hAnsi="Times New Roman"/>
          <w:sz w:val="28"/>
          <w:szCs w:val="28"/>
        </w:rPr>
        <w:t xml:space="preserve">едостатки: </w:t>
      </w:r>
      <w:r>
        <w:rPr>
          <w:rFonts w:ascii="Times New Roman" w:hAnsi="Times New Roman"/>
          <w:sz w:val="28"/>
          <w:szCs w:val="28"/>
        </w:rPr>
        <w:t>о</w:t>
      </w:r>
      <w:r w:rsidR="00DB77B8" w:rsidRPr="001047B5">
        <w:rPr>
          <w:rFonts w:ascii="Times New Roman" w:hAnsi="Times New Roman"/>
          <w:sz w:val="28"/>
          <w:szCs w:val="28"/>
        </w:rPr>
        <w:t xml:space="preserve">граниченная поддержка сложных транзакций и хранимых процедур по сравнению с SQL </w:t>
      </w:r>
      <w:proofErr w:type="spellStart"/>
      <w:r w:rsidR="00DB77B8" w:rsidRPr="001047B5">
        <w:rPr>
          <w:rFonts w:ascii="Times New Roman" w:hAnsi="Times New Roman"/>
          <w:sz w:val="28"/>
          <w:szCs w:val="28"/>
        </w:rPr>
        <w:t>Server</w:t>
      </w:r>
      <w:proofErr w:type="spellEnd"/>
      <w:r w:rsidR="00DB77B8" w:rsidRPr="001047B5">
        <w:rPr>
          <w:rFonts w:ascii="Times New Roman" w:hAnsi="Times New Roman"/>
          <w:sz w:val="28"/>
          <w:szCs w:val="28"/>
        </w:rPr>
        <w:t>, менее развитые механизмы безопасности.</w:t>
      </w:r>
    </w:p>
    <w:p w14:paraId="0394D63D" w14:textId="7674C4FD" w:rsidR="00DB77B8" w:rsidRPr="00DB77B8" w:rsidRDefault="00DB77B8" w:rsidP="0050074E">
      <w:pPr>
        <w:tabs>
          <w:tab w:val="left" w:pos="1134"/>
        </w:tabs>
        <w:spacing w:after="0"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proofErr w:type="spellStart"/>
      <w:r w:rsidRPr="00DB77B8">
        <w:rPr>
          <w:rFonts w:ascii="Times New Roman" w:hAnsi="Times New Roman"/>
          <w:sz w:val="28"/>
          <w:szCs w:val="28"/>
        </w:rPr>
        <w:t>PostgreSQL</w:t>
      </w:r>
      <w:proofErr w:type="spellEnd"/>
      <w:r w:rsidR="00EE1EF5">
        <w:rPr>
          <w:rFonts w:ascii="Times New Roman" w:hAnsi="Times New Roman"/>
          <w:sz w:val="28"/>
          <w:szCs w:val="28"/>
          <w:lang w:val="en-US"/>
        </w:rPr>
        <w:t xml:space="preserve"> [1</w:t>
      </w:r>
      <w:r w:rsidR="0040099B">
        <w:rPr>
          <w:rFonts w:ascii="Times New Roman" w:hAnsi="Times New Roman"/>
          <w:sz w:val="28"/>
          <w:szCs w:val="28"/>
          <w:lang w:val="en-US"/>
        </w:rPr>
        <w:t>5</w:t>
      </w:r>
      <w:r w:rsidR="00EE1EF5">
        <w:rPr>
          <w:rFonts w:ascii="Times New Roman" w:hAnsi="Times New Roman"/>
          <w:sz w:val="28"/>
          <w:szCs w:val="28"/>
          <w:lang w:val="en-US"/>
        </w:rPr>
        <w:t>]</w:t>
      </w:r>
      <w:r w:rsidRPr="00DB77B8">
        <w:rPr>
          <w:rFonts w:ascii="Times New Roman" w:hAnsi="Times New Roman"/>
          <w:sz w:val="28"/>
          <w:szCs w:val="28"/>
        </w:rPr>
        <w:t>:</w:t>
      </w:r>
    </w:p>
    <w:p w14:paraId="7FEBA704" w14:textId="2C7CA186" w:rsidR="00DB77B8" w:rsidRPr="0050074E" w:rsidRDefault="0050074E" w:rsidP="0050074E">
      <w:pPr>
        <w:pStyle w:val="a3"/>
        <w:numPr>
          <w:ilvl w:val="0"/>
          <w:numId w:val="13"/>
        </w:numPr>
        <w:tabs>
          <w:tab w:val="left" w:pos="1134"/>
        </w:tabs>
        <w:spacing w:after="0" w:line="360" w:lineRule="auto"/>
        <w:ind w:left="0" w:firstLine="708"/>
        <w:jc w:val="both"/>
        <w:rPr>
          <w:rFonts w:ascii="Times New Roman" w:hAnsi="Times New Roman"/>
          <w:sz w:val="28"/>
          <w:szCs w:val="28"/>
        </w:rPr>
      </w:pPr>
      <w:r w:rsidRPr="0050074E">
        <w:rPr>
          <w:rFonts w:ascii="Times New Roman" w:hAnsi="Times New Roman"/>
          <w:sz w:val="28"/>
          <w:szCs w:val="28"/>
        </w:rPr>
        <w:t>п</w:t>
      </w:r>
      <w:r w:rsidR="00DB77B8" w:rsidRPr="0050074E">
        <w:rPr>
          <w:rFonts w:ascii="Times New Roman" w:hAnsi="Times New Roman"/>
          <w:sz w:val="28"/>
          <w:szCs w:val="28"/>
        </w:rPr>
        <w:t xml:space="preserve">реимущества: </w:t>
      </w:r>
      <w:r>
        <w:rPr>
          <w:rFonts w:ascii="Times New Roman" w:hAnsi="Times New Roman"/>
          <w:sz w:val="28"/>
          <w:szCs w:val="28"/>
        </w:rPr>
        <w:t>п</w:t>
      </w:r>
      <w:r w:rsidR="00DB77B8" w:rsidRPr="0050074E">
        <w:rPr>
          <w:rFonts w:ascii="Times New Roman" w:hAnsi="Times New Roman"/>
          <w:sz w:val="28"/>
          <w:szCs w:val="28"/>
        </w:rPr>
        <w:t>оддержка сложных типов данных, надежные транзакции, активное сообщество разработчиков</w:t>
      </w:r>
      <w:r w:rsidRPr="0050074E">
        <w:rPr>
          <w:rFonts w:ascii="Times New Roman" w:hAnsi="Times New Roman"/>
          <w:sz w:val="28"/>
          <w:szCs w:val="28"/>
        </w:rPr>
        <w:t>;</w:t>
      </w:r>
    </w:p>
    <w:p w14:paraId="76B357A3" w14:textId="3281A4B4" w:rsidR="00DB77B8" w:rsidRPr="0050074E" w:rsidRDefault="0050074E" w:rsidP="0050074E">
      <w:pPr>
        <w:pStyle w:val="a3"/>
        <w:numPr>
          <w:ilvl w:val="0"/>
          <w:numId w:val="13"/>
        </w:numPr>
        <w:tabs>
          <w:tab w:val="left" w:pos="1134"/>
        </w:tabs>
        <w:spacing w:after="0" w:line="360" w:lineRule="auto"/>
        <w:ind w:left="0" w:firstLine="708"/>
        <w:jc w:val="both"/>
        <w:rPr>
          <w:rFonts w:ascii="Times New Roman" w:hAnsi="Times New Roman"/>
          <w:sz w:val="28"/>
          <w:szCs w:val="28"/>
        </w:rPr>
      </w:pPr>
      <w:r w:rsidRPr="0050074E">
        <w:rPr>
          <w:rFonts w:ascii="Times New Roman" w:hAnsi="Times New Roman"/>
          <w:sz w:val="28"/>
          <w:szCs w:val="28"/>
        </w:rPr>
        <w:t>н</w:t>
      </w:r>
      <w:r w:rsidR="00DB77B8" w:rsidRPr="0050074E">
        <w:rPr>
          <w:rFonts w:ascii="Times New Roman" w:hAnsi="Times New Roman"/>
          <w:sz w:val="28"/>
          <w:szCs w:val="28"/>
        </w:rPr>
        <w:t xml:space="preserve">едостатки: </w:t>
      </w:r>
      <w:r w:rsidRPr="0050074E">
        <w:rPr>
          <w:rFonts w:ascii="Times New Roman" w:hAnsi="Times New Roman"/>
          <w:sz w:val="28"/>
          <w:szCs w:val="28"/>
        </w:rPr>
        <w:t>б</w:t>
      </w:r>
      <w:r w:rsidR="00DB77B8" w:rsidRPr="0050074E">
        <w:rPr>
          <w:rFonts w:ascii="Times New Roman" w:hAnsi="Times New Roman"/>
          <w:sz w:val="28"/>
          <w:szCs w:val="28"/>
        </w:rPr>
        <w:t xml:space="preserve">олее сложная настройка и управление, отсутствие интеграции с инструментами </w:t>
      </w:r>
      <w:proofErr w:type="spellStart"/>
      <w:r w:rsidR="00DB77B8" w:rsidRPr="0050074E">
        <w:rPr>
          <w:rFonts w:ascii="Times New Roman" w:hAnsi="Times New Roman"/>
          <w:sz w:val="28"/>
          <w:szCs w:val="28"/>
        </w:rPr>
        <w:t>Microsoft</w:t>
      </w:r>
      <w:proofErr w:type="spellEnd"/>
      <w:r w:rsidR="00DB77B8" w:rsidRPr="0050074E">
        <w:rPr>
          <w:rFonts w:ascii="Times New Roman" w:hAnsi="Times New Roman"/>
          <w:sz w:val="28"/>
          <w:szCs w:val="28"/>
        </w:rPr>
        <w:t>.</w:t>
      </w:r>
    </w:p>
    <w:p w14:paraId="050E0F50" w14:textId="18C9161F" w:rsidR="00DB77B8" w:rsidRPr="00DB77B8" w:rsidRDefault="00DB77B8" w:rsidP="0050074E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DB77B8">
        <w:rPr>
          <w:rFonts w:ascii="Times New Roman" w:hAnsi="Times New Roman"/>
          <w:sz w:val="28"/>
          <w:szCs w:val="28"/>
        </w:rPr>
        <w:t xml:space="preserve">Обоснование выбора </w:t>
      </w:r>
      <w:proofErr w:type="spellStart"/>
      <w:r w:rsidRPr="00DB77B8">
        <w:rPr>
          <w:rFonts w:ascii="Times New Roman" w:hAnsi="Times New Roman"/>
          <w:sz w:val="28"/>
          <w:szCs w:val="28"/>
        </w:rPr>
        <w:t>Microsoft</w:t>
      </w:r>
      <w:proofErr w:type="spellEnd"/>
      <w:r w:rsidRPr="00DB77B8">
        <w:rPr>
          <w:rFonts w:ascii="Times New Roman" w:hAnsi="Times New Roman"/>
          <w:sz w:val="28"/>
          <w:szCs w:val="28"/>
        </w:rPr>
        <w:t xml:space="preserve"> SQL </w:t>
      </w:r>
      <w:proofErr w:type="spellStart"/>
      <w:r w:rsidRPr="00DB77B8">
        <w:rPr>
          <w:rFonts w:ascii="Times New Roman" w:hAnsi="Times New Roman"/>
          <w:sz w:val="28"/>
          <w:szCs w:val="28"/>
        </w:rPr>
        <w:t>Server</w:t>
      </w:r>
      <w:proofErr w:type="spellEnd"/>
    </w:p>
    <w:p w14:paraId="29B4BB85" w14:textId="75625FF3" w:rsidR="00DB77B8" w:rsidRPr="00DB77B8" w:rsidRDefault="00DB77B8" w:rsidP="0050074E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proofErr w:type="spellStart"/>
      <w:r w:rsidRPr="00DB77B8">
        <w:rPr>
          <w:rFonts w:ascii="Times New Roman" w:hAnsi="Times New Roman"/>
          <w:sz w:val="28"/>
          <w:szCs w:val="28"/>
        </w:rPr>
        <w:lastRenderedPageBreak/>
        <w:t>Microsoft</w:t>
      </w:r>
      <w:proofErr w:type="spellEnd"/>
      <w:r w:rsidRPr="00DB77B8">
        <w:rPr>
          <w:rFonts w:ascii="Times New Roman" w:hAnsi="Times New Roman"/>
          <w:sz w:val="28"/>
          <w:szCs w:val="28"/>
        </w:rPr>
        <w:t xml:space="preserve"> SQL </w:t>
      </w:r>
      <w:proofErr w:type="spellStart"/>
      <w:r w:rsidRPr="00DB77B8">
        <w:rPr>
          <w:rFonts w:ascii="Times New Roman" w:hAnsi="Times New Roman"/>
          <w:sz w:val="28"/>
          <w:szCs w:val="28"/>
        </w:rPr>
        <w:t>Server</w:t>
      </w:r>
      <w:proofErr w:type="spellEnd"/>
      <w:r w:rsidRPr="00DB77B8">
        <w:rPr>
          <w:rFonts w:ascii="Times New Roman" w:hAnsi="Times New Roman"/>
          <w:sz w:val="28"/>
          <w:szCs w:val="28"/>
        </w:rPr>
        <w:t xml:space="preserve"> был выбран из-за ряда причин, среди которых:</w:t>
      </w:r>
    </w:p>
    <w:p w14:paraId="158A9D29" w14:textId="69EAA4C4" w:rsidR="00DB77B8" w:rsidRPr="0050074E" w:rsidRDefault="0050074E" w:rsidP="0050074E">
      <w:pPr>
        <w:pStyle w:val="a3"/>
        <w:numPr>
          <w:ilvl w:val="0"/>
          <w:numId w:val="13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50074E">
        <w:rPr>
          <w:rFonts w:ascii="Times New Roman" w:hAnsi="Times New Roman"/>
          <w:sz w:val="28"/>
          <w:szCs w:val="28"/>
        </w:rPr>
        <w:t>и</w:t>
      </w:r>
      <w:r w:rsidR="00DB77B8" w:rsidRPr="0050074E">
        <w:rPr>
          <w:rFonts w:ascii="Times New Roman" w:hAnsi="Times New Roman"/>
          <w:sz w:val="28"/>
          <w:szCs w:val="28"/>
        </w:rPr>
        <w:t xml:space="preserve">нтеграция с .NET платформой: </w:t>
      </w:r>
      <w:proofErr w:type="spellStart"/>
      <w:r w:rsidR="00DB77B8" w:rsidRPr="0050074E">
        <w:rPr>
          <w:rFonts w:ascii="Times New Roman" w:hAnsi="Times New Roman"/>
          <w:sz w:val="28"/>
          <w:szCs w:val="28"/>
        </w:rPr>
        <w:t>Microsoft</w:t>
      </w:r>
      <w:proofErr w:type="spellEnd"/>
      <w:r w:rsidR="00DB77B8" w:rsidRPr="0050074E">
        <w:rPr>
          <w:rFonts w:ascii="Times New Roman" w:hAnsi="Times New Roman"/>
          <w:sz w:val="28"/>
          <w:szCs w:val="28"/>
        </w:rPr>
        <w:t xml:space="preserve"> SQL </w:t>
      </w:r>
      <w:proofErr w:type="spellStart"/>
      <w:r w:rsidR="00DB77B8" w:rsidRPr="0050074E">
        <w:rPr>
          <w:rFonts w:ascii="Times New Roman" w:hAnsi="Times New Roman"/>
          <w:sz w:val="28"/>
          <w:szCs w:val="28"/>
        </w:rPr>
        <w:t>Server</w:t>
      </w:r>
      <w:proofErr w:type="spellEnd"/>
      <w:r w:rsidR="00DB77B8" w:rsidRPr="0050074E">
        <w:rPr>
          <w:rFonts w:ascii="Times New Roman" w:hAnsi="Times New Roman"/>
          <w:sz w:val="28"/>
          <w:szCs w:val="28"/>
        </w:rPr>
        <w:t xml:space="preserve"> предлагает лучшую интеграцию с .NET платформой, что упрощает разработку и обслуживание приложений на базе данной платформы</w:t>
      </w:r>
      <w:r w:rsidRPr="0050074E">
        <w:rPr>
          <w:rFonts w:ascii="Times New Roman" w:hAnsi="Times New Roman"/>
          <w:sz w:val="28"/>
          <w:szCs w:val="28"/>
        </w:rPr>
        <w:t>;</w:t>
      </w:r>
    </w:p>
    <w:p w14:paraId="01BBD815" w14:textId="014ECC76" w:rsidR="00DB77B8" w:rsidRPr="0050074E" w:rsidRDefault="0050074E" w:rsidP="0050074E">
      <w:pPr>
        <w:pStyle w:val="a3"/>
        <w:numPr>
          <w:ilvl w:val="0"/>
          <w:numId w:val="13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50074E">
        <w:rPr>
          <w:rFonts w:ascii="Times New Roman" w:hAnsi="Times New Roman"/>
          <w:sz w:val="28"/>
          <w:szCs w:val="28"/>
        </w:rPr>
        <w:t>н</w:t>
      </w:r>
      <w:r w:rsidR="00DB77B8" w:rsidRPr="0050074E">
        <w:rPr>
          <w:rFonts w:ascii="Times New Roman" w:hAnsi="Times New Roman"/>
          <w:sz w:val="28"/>
          <w:szCs w:val="28"/>
        </w:rPr>
        <w:t xml:space="preserve">еобходимые функции безопасности: </w:t>
      </w:r>
      <w:r>
        <w:rPr>
          <w:rFonts w:ascii="Times New Roman" w:hAnsi="Times New Roman"/>
          <w:sz w:val="28"/>
          <w:szCs w:val="28"/>
        </w:rPr>
        <w:t>в</w:t>
      </w:r>
      <w:r w:rsidR="00DB77B8" w:rsidRPr="0050074E">
        <w:rPr>
          <w:rFonts w:ascii="Times New Roman" w:hAnsi="Times New Roman"/>
          <w:sz w:val="28"/>
          <w:szCs w:val="28"/>
        </w:rPr>
        <w:t>строенные механизмы безопасности и шифрования обеспечивают высокий уровень защиты данных, что особенно важно для информационной системы, работающей с конфиденциальной информацией</w:t>
      </w:r>
      <w:r w:rsidRPr="0050074E">
        <w:rPr>
          <w:rFonts w:ascii="Times New Roman" w:hAnsi="Times New Roman"/>
          <w:sz w:val="28"/>
          <w:szCs w:val="28"/>
        </w:rPr>
        <w:t>;</w:t>
      </w:r>
    </w:p>
    <w:p w14:paraId="7E815905" w14:textId="113375F4" w:rsidR="00DB77B8" w:rsidRPr="0050074E" w:rsidRDefault="0050074E" w:rsidP="0050074E">
      <w:pPr>
        <w:pStyle w:val="a3"/>
        <w:numPr>
          <w:ilvl w:val="0"/>
          <w:numId w:val="13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50074E">
        <w:rPr>
          <w:rFonts w:ascii="Times New Roman" w:hAnsi="Times New Roman"/>
          <w:sz w:val="28"/>
          <w:szCs w:val="28"/>
        </w:rPr>
        <w:t>п</w:t>
      </w:r>
      <w:r w:rsidR="00DB77B8" w:rsidRPr="0050074E">
        <w:rPr>
          <w:rFonts w:ascii="Times New Roman" w:hAnsi="Times New Roman"/>
          <w:sz w:val="28"/>
          <w:szCs w:val="28"/>
        </w:rPr>
        <w:t xml:space="preserve">роизводительность и надежность: SQL </w:t>
      </w:r>
      <w:proofErr w:type="spellStart"/>
      <w:r w:rsidR="00DB77B8" w:rsidRPr="0050074E">
        <w:rPr>
          <w:rFonts w:ascii="Times New Roman" w:hAnsi="Times New Roman"/>
          <w:sz w:val="28"/>
          <w:szCs w:val="28"/>
        </w:rPr>
        <w:t>Server</w:t>
      </w:r>
      <w:proofErr w:type="spellEnd"/>
      <w:r w:rsidR="00DB77B8" w:rsidRPr="0050074E">
        <w:rPr>
          <w:rFonts w:ascii="Times New Roman" w:hAnsi="Times New Roman"/>
          <w:sz w:val="28"/>
          <w:szCs w:val="28"/>
        </w:rPr>
        <w:t xml:space="preserve"> демонстрирует высокую производительность и надежность, что является критически важным для обеспечения стабильной работы информационной системы.</w:t>
      </w:r>
    </w:p>
    <w:p w14:paraId="05118A10" w14:textId="334EACE0" w:rsidR="00DB77B8" w:rsidRDefault="00DB77B8" w:rsidP="00DB77B8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DB77B8">
        <w:rPr>
          <w:rFonts w:ascii="Times New Roman" w:hAnsi="Times New Roman"/>
          <w:sz w:val="28"/>
          <w:szCs w:val="28"/>
        </w:rPr>
        <w:t xml:space="preserve">Таким образом, выбор </w:t>
      </w:r>
      <w:proofErr w:type="spellStart"/>
      <w:r w:rsidRPr="00DB77B8">
        <w:rPr>
          <w:rFonts w:ascii="Times New Roman" w:hAnsi="Times New Roman"/>
          <w:sz w:val="28"/>
          <w:szCs w:val="28"/>
        </w:rPr>
        <w:t>Microsoft</w:t>
      </w:r>
      <w:proofErr w:type="spellEnd"/>
      <w:r w:rsidRPr="00DB77B8">
        <w:rPr>
          <w:rFonts w:ascii="Times New Roman" w:hAnsi="Times New Roman"/>
          <w:sz w:val="28"/>
          <w:szCs w:val="28"/>
        </w:rPr>
        <w:t xml:space="preserve"> SQL </w:t>
      </w:r>
      <w:proofErr w:type="spellStart"/>
      <w:r w:rsidRPr="00DB77B8">
        <w:rPr>
          <w:rFonts w:ascii="Times New Roman" w:hAnsi="Times New Roman"/>
          <w:sz w:val="28"/>
          <w:szCs w:val="28"/>
        </w:rPr>
        <w:t>Server</w:t>
      </w:r>
      <w:proofErr w:type="spellEnd"/>
      <w:r w:rsidRPr="00DB77B8">
        <w:rPr>
          <w:rFonts w:ascii="Times New Roman" w:hAnsi="Times New Roman"/>
          <w:sz w:val="28"/>
          <w:szCs w:val="28"/>
        </w:rPr>
        <w:t xml:space="preserve"> для данной информационной системы является обоснованным и оптимальным с точки зрения производительности, безопасности и интеграции с используемыми инструментами разработки.</w:t>
      </w:r>
    </w:p>
    <w:p w14:paraId="6C4AD1DB" w14:textId="77777777" w:rsidR="00DB77B8" w:rsidRPr="00057841" w:rsidRDefault="00DB77B8" w:rsidP="00DB77B8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2692E850" w14:textId="4794811D" w:rsidR="00057841" w:rsidRPr="00090750" w:rsidRDefault="00057841" w:rsidP="0087151E">
      <w:pPr>
        <w:pStyle w:val="2"/>
        <w:spacing w:before="0" w:line="360" w:lineRule="auto"/>
        <w:ind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090750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bookmarkStart w:id="35" w:name="_Toc168921881"/>
      <w:r w:rsidRPr="00090750">
        <w:rPr>
          <w:rFonts w:ascii="Times New Roman" w:hAnsi="Times New Roman" w:cs="Times New Roman"/>
          <w:b/>
          <w:bCs/>
          <w:color w:val="auto"/>
          <w:sz w:val="28"/>
          <w:szCs w:val="28"/>
        </w:rPr>
        <w:t>2.4 Описание реализации БД</w:t>
      </w:r>
      <w:bookmarkEnd w:id="35"/>
    </w:p>
    <w:p w14:paraId="1807B534" w14:textId="664EF779" w:rsidR="008D20F8" w:rsidRDefault="008D20F8" w:rsidP="008D20F8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Первым этапом в реализации информационной подсистемы является подготовка базы данных, которая будет содержать всю информацию в системе.</w:t>
      </w:r>
    </w:p>
    <w:p w14:paraId="5EA9E7A0" w14:textId="76B7F189" w:rsidR="003B307F" w:rsidRDefault="003B307F" w:rsidP="003B307F">
      <w:pPr>
        <w:tabs>
          <w:tab w:val="left" w:pos="993"/>
        </w:tabs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 xml:space="preserve">Листинг кода </w:t>
      </w:r>
      <w:r w:rsidR="002D421F">
        <w:rPr>
          <w:rFonts w:ascii="Times New Roman" w:hAnsi="Times New Roman"/>
          <w:sz w:val="28"/>
          <w:szCs w:val="28"/>
        </w:rPr>
        <w:t xml:space="preserve">создания БД </w:t>
      </w:r>
      <w:r>
        <w:rPr>
          <w:rFonts w:ascii="Times New Roman" w:hAnsi="Times New Roman"/>
          <w:sz w:val="28"/>
          <w:szCs w:val="28"/>
        </w:rPr>
        <w:t xml:space="preserve">показан на рисунке </w:t>
      </w:r>
      <w:r w:rsidR="002D421F">
        <w:rPr>
          <w:rFonts w:ascii="Times New Roman" w:hAnsi="Times New Roman"/>
          <w:sz w:val="28"/>
          <w:szCs w:val="28"/>
        </w:rPr>
        <w:t>4.</w:t>
      </w:r>
    </w:p>
    <w:p w14:paraId="09B9F9DA" w14:textId="1B4B30F9" w:rsidR="002D421F" w:rsidRDefault="000A01B4" w:rsidP="000A01B4">
      <w:pPr>
        <w:tabs>
          <w:tab w:val="left" w:pos="993"/>
        </w:tabs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 w:rsidRPr="000A01B4">
        <w:rPr>
          <w:rFonts w:ascii="Times New Roman" w:hAnsi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2BE4850" wp14:editId="487DC068">
            <wp:extent cx="3787140" cy="4070113"/>
            <wp:effectExtent l="0" t="0" r="3810" b="698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98335" cy="4082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2761B" w14:textId="4E62DDFB" w:rsidR="000A01B4" w:rsidRPr="000A01B4" w:rsidRDefault="000A01B4" w:rsidP="000A01B4">
      <w:pPr>
        <w:tabs>
          <w:tab w:val="left" w:pos="993"/>
        </w:tabs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4 – Код </w:t>
      </w:r>
      <w:r>
        <w:rPr>
          <w:rFonts w:ascii="Times New Roman" w:hAnsi="Times New Roman"/>
          <w:sz w:val="28"/>
          <w:szCs w:val="28"/>
          <w:lang w:val="en-US"/>
        </w:rPr>
        <w:t>T</w:t>
      </w:r>
      <w:r w:rsidRPr="00B97232">
        <w:rPr>
          <w:rFonts w:ascii="Times New Roman" w:hAnsi="Times New Roman"/>
          <w:sz w:val="28"/>
          <w:szCs w:val="28"/>
        </w:rPr>
        <w:t xml:space="preserve"> - </w:t>
      </w:r>
      <w:r>
        <w:rPr>
          <w:rFonts w:ascii="Times New Roman" w:hAnsi="Times New Roman"/>
          <w:sz w:val="28"/>
          <w:szCs w:val="28"/>
          <w:lang w:val="en-US"/>
        </w:rPr>
        <w:t>SQL</w:t>
      </w:r>
      <w:r>
        <w:rPr>
          <w:rFonts w:ascii="Times New Roman" w:hAnsi="Times New Roman"/>
          <w:sz w:val="28"/>
          <w:szCs w:val="28"/>
        </w:rPr>
        <w:t xml:space="preserve"> создания БД</w:t>
      </w:r>
    </w:p>
    <w:p w14:paraId="75FA604C" w14:textId="77777777" w:rsidR="00B97232" w:rsidRDefault="00B97232" w:rsidP="00B97232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63DC6AD8" w14:textId="60488E90" w:rsidR="00B97232" w:rsidRPr="009F5479" w:rsidRDefault="00B97232" w:rsidP="00B97232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B97232">
        <w:rPr>
          <w:rFonts w:ascii="Times New Roman" w:hAnsi="Times New Roman"/>
          <w:sz w:val="28"/>
          <w:szCs w:val="28"/>
        </w:rPr>
        <w:t xml:space="preserve">T-SQL — это диалект SQL, разработанный </w:t>
      </w:r>
      <w:proofErr w:type="spellStart"/>
      <w:r w:rsidRPr="00B97232">
        <w:rPr>
          <w:rFonts w:ascii="Times New Roman" w:hAnsi="Times New Roman"/>
          <w:sz w:val="28"/>
          <w:szCs w:val="28"/>
        </w:rPr>
        <w:t>Microsoft</w:t>
      </w:r>
      <w:proofErr w:type="spellEnd"/>
      <w:r w:rsidRPr="00B97232">
        <w:rPr>
          <w:rFonts w:ascii="Times New Roman" w:hAnsi="Times New Roman"/>
          <w:sz w:val="28"/>
          <w:szCs w:val="28"/>
        </w:rPr>
        <w:t xml:space="preserve"> с целью расширения функциональности SQL </w:t>
      </w:r>
      <w:proofErr w:type="spellStart"/>
      <w:r w:rsidRPr="00B97232">
        <w:rPr>
          <w:rFonts w:ascii="Times New Roman" w:hAnsi="Times New Roman"/>
          <w:sz w:val="28"/>
          <w:szCs w:val="28"/>
        </w:rPr>
        <w:t>Server</w:t>
      </w:r>
      <w:proofErr w:type="spellEnd"/>
      <w:r w:rsidRPr="00B97232">
        <w:rPr>
          <w:rFonts w:ascii="Times New Roman" w:hAnsi="Times New Roman"/>
          <w:sz w:val="28"/>
          <w:szCs w:val="28"/>
        </w:rPr>
        <w:t xml:space="preserve">. SQL — это унифицированный язык, предназначенный для взаимодействия с данными в системах управления реляционными базами данных (RDBMS), включая SQL </w:t>
      </w:r>
      <w:proofErr w:type="spellStart"/>
      <w:r w:rsidRPr="00B97232">
        <w:rPr>
          <w:rFonts w:ascii="Times New Roman" w:hAnsi="Times New Roman"/>
          <w:sz w:val="28"/>
          <w:szCs w:val="28"/>
        </w:rPr>
        <w:t>Server</w:t>
      </w:r>
      <w:proofErr w:type="spellEnd"/>
      <w:r w:rsidR="00B66030" w:rsidRPr="00B66030">
        <w:rPr>
          <w:rFonts w:ascii="Times New Roman" w:hAnsi="Times New Roman"/>
          <w:sz w:val="28"/>
          <w:szCs w:val="28"/>
        </w:rPr>
        <w:t xml:space="preserve"> </w:t>
      </w:r>
      <w:r w:rsidR="009F5479" w:rsidRPr="009F5479">
        <w:rPr>
          <w:rFonts w:ascii="Times New Roman" w:hAnsi="Times New Roman"/>
          <w:sz w:val="28"/>
          <w:szCs w:val="28"/>
        </w:rPr>
        <w:t>[</w:t>
      </w:r>
      <w:r w:rsidR="00B66030" w:rsidRPr="00B66030">
        <w:rPr>
          <w:rFonts w:ascii="Times New Roman" w:hAnsi="Times New Roman"/>
          <w:sz w:val="28"/>
          <w:szCs w:val="28"/>
        </w:rPr>
        <w:t>5</w:t>
      </w:r>
      <w:r w:rsidR="009F5479" w:rsidRPr="009F5479">
        <w:rPr>
          <w:rFonts w:ascii="Times New Roman" w:hAnsi="Times New Roman"/>
          <w:sz w:val="28"/>
          <w:szCs w:val="28"/>
        </w:rPr>
        <w:t>].</w:t>
      </w:r>
    </w:p>
    <w:p w14:paraId="7ABF4F3F" w14:textId="3E1918E2" w:rsidR="008D20F8" w:rsidRDefault="008D20F8" w:rsidP="008D20F8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Одним из средств проектирования баз данных является </w:t>
      </w:r>
      <w:r>
        <w:rPr>
          <w:rFonts w:ascii="Times New Roman" w:hAnsi="Times New Roman"/>
          <w:sz w:val="28"/>
          <w:szCs w:val="28"/>
          <w:lang w:val="en-US"/>
        </w:rPr>
        <w:t>ER</w:t>
      </w:r>
      <w:r>
        <w:rPr>
          <w:rFonts w:ascii="Times New Roman" w:hAnsi="Times New Roman"/>
          <w:sz w:val="28"/>
          <w:szCs w:val="28"/>
        </w:rPr>
        <w:t xml:space="preserve"> диаграмма. С помощью такой диаграмм можно показать объекты базы и связи между ними. </w:t>
      </w:r>
      <w:r w:rsidRPr="00057841">
        <w:rPr>
          <w:rFonts w:ascii="Times New Roman" w:hAnsi="Times New Roman"/>
          <w:sz w:val="28"/>
          <w:szCs w:val="28"/>
        </w:rPr>
        <w:t>Связи между таблицами реализованы с помощью внешних ключей для обеспечения целостности данных.</w:t>
      </w:r>
      <w:r>
        <w:rPr>
          <w:rFonts w:ascii="Times New Roman" w:hAnsi="Times New Roman"/>
          <w:sz w:val="28"/>
          <w:szCs w:val="28"/>
        </w:rPr>
        <w:t xml:space="preserve"> На рисунке </w:t>
      </w:r>
      <w:r w:rsidR="00FF1552">
        <w:rPr>
          <w:rFonts w:ascii="Times New Roman" w:hAnsi="Times New Roman"/>
          <w:sz w:val="28"/>
          <w:szCs w:val="28"/>
        </w:rPr>
        <w:t>5</w:t>
      </w:r>
      <w:r>
        <w:rPr>
          <w:rFonts w:ascii="Times New Roman" w:hAnsi="Times New Roman"/>
          <w:sz w:val="28"/>
          <w:szCs w:val="28"/>
        </w:rPr>
        <w:t xml:space="preserve"> показана схема разработанной базы.</w:t>
      </w:r>
    </w:p>
    <w:p w14:paraId="03D2F7E6" w14:textId="77777777" w:rsidR="00F36E4F" w:rsidRDefault="00F36E4F" w:rsidP="008D20F8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2DF57F3A" w14:textId="541EC539" w:rsidR="00FF1552" w:rsidRDefault="003B307F" w:rsidP="00FF1552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 w:rsidRPr="003B307F">
        <w:rPr>
          <w:rFonts w:ascii="Times New Roman" w:hAnsi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B80F852" wp14:editId="24273AA6">
            <wp:extent cx="5940425" cy="3270250"/>
            <wp:effectExtent l="0" t="0" r="3175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7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6F786" w14:textId="768A23D0" w:rsidR="00FF1552" w:rsidRDefault="00FF1552" w:rsidP="00FF1552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5 – </w:t>
      </w:r>
      <w:r>
        <w:rPr>
          <w:rFonts w:ascii="Times New Roman" w:hAnsi="Times New Roman"/>
          <w:sz w:val="28"/>
          <w:szCs w:val="28"/>
          <w:lang w:val="en-US"/>
        </w:rPr>
        <w:t>ER</w:t>
      </w:r>
      <w:r>
        <w:rPr>
          <w:rFonts w:ascii="Times New Roman" w:hAnsi="Times New Roman"/>
          <w:sz w:val="28"/>
          <w:szCs w:val="28"/>
        </w:rPr>
        <w:t>-диаграмма</w:t>
      </w:r>
    </w:p>
    <w:p w14:paraId="5E0B892D" w14:textId="110A227F" w:rsidR="00057841" w:rsidRDefault="00057841" w:rsidP="00057841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6830BA8A" w14:textId="77777777" w:rsidR="004F5794" w:rsidRDefault="004F5794" w:rsidP="004F5794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Из диаграммы можно понять, что:</w:t>
      </w:r>
    </w:p>
    <w:p w14:paraId="30711DCB" w14:textId="72C8B2DF" w:rsidR="004F5794" w:rsidRDefault="004F5794" w:rsidP="004F5794">
      <w:pPr>
        <w:pStyle w:val="a3"/>
        <w:numPr>
          <w:ilvl w:val="0"/>
          <w:numId w:val="11"/>
        </w:numPr>
        <w:suppressAutoHyphens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информация о пользователях хранится в таблице </w:t>
      </w:r>
      <w:r w:rsidR="005214A8">
        <w:rPr>
          <w:rFonts w:ascii="Times New Roman" w:hAnsi="Times New Roman"/>
          <w:sz w:val="28"/>
          <w:szCs w:val="28"/>
          <w:lang w:val="en-US"/>
        </w:rPr>
        <w:t>U</w:t>
      </w:r>
      <w:r>
        <w:rPr>
          <w:rFonts w:ascii="Times New Roman" w:hAnsi="Times New Roman"/>
          <w:sz w:val="28"/>
          <w:szCs w:val="28"/>
          <w:lang w:val="en-US"/>
        </w:rPr>
        <w:t>sers</w:t>
      </w:r>
      <w:r w:rsidR="005214A8" w:rsidRPr="005214A8">
        <w:rPr>
          <w:rFonts w:ascii="Times New Roman" w:hAnsi="Times New Roman"/>
          <w:sz w:val="28"/>
          <w:szCs w:val="28"/>
        </w:rPr>
        <w:t>;</w:t>
      </w:r>
    </w:p>
    <w:p w14:paraId="752904E5" w14:textId="47388E33" w:rsidR="0017303C" w:rsidRDefault="00A60500" w:rsidP="004F5794">
      <w:pPr>
        <w:pStyle w:val="a3"/>
        <w:numPr>
          <w:ilvl w:val="0"/>
          <w:numId w:val="11"/>
        </w:numPr>
        <w:suppressAutoHyphens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данные о поручения записываются в таблицу </w:t>
      </w:r>
      <w:r w:rsidR="0017303C">
        <w:rPr>
          <w:rFonts w:ascii="Times New Roman" w:hAnsi="Times New Roman"/>
          <w:sz w:val="28"/>
          <w:szCs w:val="28"/>
          <w:lang w:val="en-US"/>
        </w:rPr>
        <w:t>Tasks</w:t>
      </w:r>
      <w:r w:rsidR="0017303C">
        <w:rPr>
          <w:rFonts w:ascii="Times New Roman" w:hAnsi="Times New Roman"/>
          <w:sz w:val="28"/>
          <w:szCs w:val="28"/>
        </w:rPr>
        <w:t xml:space="preserve"> - поручения имеет следующие атрибуты: заголовок, описание, внешний ключ кому принадлежит поручение, дата регистрации, внешний ключ приоритета, дата окончания поручения</w:t>
      </w:r>
      <w:r w:rsidR="00C8632D">
        <w:rPr>
          <w:rFonts w:ascii="Times New Roman" w:hAnsi="Times New Roman"/>
          <w:sz w:val="28"/>
          <w:szCs w:val="28"/>
        </w:rPr>
        <w:t>, внешний ключ статуса, дата завершения и внешний ключ документа</w:t>
      </w:r>
      <w:r w:rsidR="00A16231" w:rsidRPr="00A16231">
        <w:rPr>
          <w:rFonts w:ascii="Times New Roman" w:hAnsi="Times New Roman"/>
          <w:sz w:val="28"/>
          <w:szCs w:val="28"/>
        </w:rPr>
        <w:t>;</w:t>
      </w:r>
    </w:p>
    <w:p w14:paraId="149CDECE" w14:textId="5FB4261F" w:rsidR="004F5794" w:rsidRDefault="004F5794" w:rsidP="004F5794">
      <w:pPr>
        <w:pStyle w:val="a3"/>
        <w:numPr>
          <w:ilvl w:val="0"/>
          <w:numId w:val="11"/>
        </w:numPr>
        <w:suppressAutoHyphens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данные о </w:t>
      </w:r>
      <w:r w:rsidR="00A16231">
        <w:rPr>
          <w:rFonts w:ascii="Times New Roman" w:hAnsi="Times New Roman"/>
          <w:sz w:val="28"/>
          <w:szCs w:val="28"/>
        </w:rPr>
        <w:t>документах</w:t>
      </w:r>
      <w:r>
        <w:rPr>
          <w:rFonts w:ascii="Times New Roman" w:hAnsi="Times New Roman"/>
          <w:sz w:val="28"/>
          <w:szCs w:val="28"/>
        </w:rPr>
        <w:t xml:space="preserve"> записываются в таблицу </w:t>
      </w:r>
      <w:r w:rsidR="00A16231">
        <w:rPr>
          <w:rFonts w:ascii="Times New Roman" w:hAnsi="Times New Roman"/>
          <w:sz w:val="28"/>
          <w:szCs w:val="28"/>
          <w:lang w:val="en-US"/>
        </w:rPr>
        <w:t>documents</w:t>
      </w:r>
      <w:r>
        <w:rPr>
          <w:rFonts w:ascii="Times New Roman" w:hAnsi="Times New Roman"/>
          <w:sz w:val="28"/>
          <w:szCs w:val="28"/>
        </w:rPr>
        <w:t xml:space="preserve"> и содерж</w:t>
      </w:r>
      <w:r w:rsidR="00A16231">
        <w:rPr>
          <w:rFonts w:ascii="Times New Roman" w:hAnsi="Times New Roman"/>
          <w:sz w:val="28"/>
          <w:szCs w:val="28"/>
        </w:rPr>
        <w:t>ит имя документа</w:t>
      </w:r>
      <w:r w:rsidR="00A16231" w:rsidRPr="00A16231">
        <w:rPr>
          <w:rFonts w:ascii="Times New Roman" w:hAnsi="Times New Roman"/>
          <w:sz w:val="28"/>
          <w:szCs w:val="28"/>
        </w:rPr>
        <w:t>;</w:t>
      </w:r>
    </w:p>
    <w:p w14:paraId="4CDA27AB" w14:textId="25BCF286" w:rsidR="004F5794" w:rsidRDefault="00A16231" w:rsidP="00F2393B">
      <w:pPr>
        <w:pStyle w:val="a3"/>
        <w:numPr>
          <w:ilvl w:val="0"/>
          <w:numId w:val="11"/>
        </w:numPr>
        <w:suppressAutoHyphens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A16231">
        <w:rPr>
          <w:rFonts w:ascii="Times New Roman" w:hAnsi="Times New Roman"/>
          <w:sz w:val="28"/>
          <w:szCs w:val="28"/>
        </w:rPr>
        <w:t>таблиц</w:t>
      </w:r>
      <w:r w:rsidR="00172FA1">
        <w:rPr>
          <w:rFonts w:ascii="Times New Roman" w:hAnsi="Times New Roman"/>
          <w:sz w:val="28"/>
          <w:szCs w:val="28"/>
        </w:rPr>
        <w:t>а</w:t>
      </w:r>
      <w:r w:rsidRPr="00A16231">
        <w:rPr>
          <w:rFonts w:ascii="Times New Roman" w:hAnsi="Times New Roman"/>
          <w:sz w:val="28"/>
          <w:szCs w:val="28"/>
        </w:rPr>
        <w:t xml:space="preserve"> приоритет и статус хран</w:t>
      </w:r>
      <w:r>
        <w:rPr>
          <w:rFonts w:ascii="Times New Roman" w:hAnsi="Times New Roman"/>
          <w:sz w:val="28"/>
          <w:szCs w:val="28"/>
        </w:rPr>
        <w:t>и</w:t>
      </w:r>
      <w:r w:rsidRPr="00A16231">
        <w:rPr>
          <w:rFonts w:ascii="Times New Roman" w:hAnsi="Times New Roman"/>
          <w:sz w:val="28"/>
          <w:szCs w:val="28"/>
        </w:rPr>
        <w:t>т три значения: низкий, средний, высокий;</w:t>
      </w:r>
    </w:p>
    <w:p w14:paraId="069D32C1" w14:textId="799B4362" w:rsidR="00A16231" w:rsidRPr="00A16231" w:rsidRDefault="00A16231" w:rsidP="00A16231">
      <w:pPr>
        <w:pStyle w:val="a3"/>
        <w:numPr>
          <w:ilvl w:val="0"/>
          <w:numId w:val="11"/>
        </w:numPr>
        <w:suppressAutoHyphens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таблица статус хранит три значения </w:t>
      </w:r>
      <w:r w:rsidRPr="00A16231">
        <w:rPr>
          <w:rFonts w:ascii="Times New Roman" w:hAnsi="Times New Roman"/>
          <w:sz w:val="28"/>
          <w:szCs w:val="28"/>
        </w:rPr>
        <w:t>открыто, в процессе, завершено;</w:t>
      </w:r>
    </w:p>
    <w:p w14:paraId="17F1C385" w14:textId="3C1E36D8" w:rsidR="00A16231" w:rsidRDefault="003B1A2A" w:rsidP="00F2393B">
      <w:pPr>
        <w:pStyle w:val="a3"/>
        <w:numPr>
          <w:ilvl w:val="0"/>
          <w:numId w:val="11"/>
        </w:numPr>
        <w:suppressAutoHyphens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данные о уведомления хранятся в таблице </w:t>
      </w:r>
      <w:r>
        <w:rPr>
          <w:rFonts w:ascii="Times New Roman" w:hAnsi="Times New Roman"/>
          <w:sz w:val="28"/>
          <w:szCs w:val="28"/>
          <w:lang w:val="en-US"/>
        </w:rPr>
        <w:t>Notifications</w:t>
      </w:r>
      <w:r>
        <w:rPr>
          <w:rFonts w:ascii="Times New Roman" w:hAnsi="Times New Roman"/>
          <w:sz w:val="28"/>
          <w:szCs w:val="28"/>
        </w:rPr>
        <w:t xml:space="preserve"> имеет следующие атрибуты: внешний ключ кому было адресовано уведомление, текст сообщения, дата создания и атрибут просмотра сообщения.</w:t>
      </w:r>
    </w:p>
    <w:p w14:paraId="6E2AD1BC" w14:textId="77777777" w:rsidR="003F4BA5" w:rsidRPr="003F4BA5" w:rsidRDefault="003F4BA5" w:rsidP="003F4BA5">
      <w:pPr>
        <w:suppressAutoHyphens/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14:paraId="7100720A" w14:textId="46AFD568" w:rsidR="00057841" w:rsidRPr="00090750" w:rsidRDefault="00057841" w:rsidP="0087151E">
      <w:pPr>
        <w:pStyle w:val="2"/>
        <w:spacing w:before="0" w:line="360" w:lineRule="auto"/>
        <w:ind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090750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 xml:space="preserve"> </w:t>
      </w:r>
      <w:bookmarkStart w:id="36" w:name="_Toc168921882"/>
      <w:r w:rsidRPr="00090750">
        <w:rPr>
          <w:rFonts w:ascii="Times New Roman" w:hAnsi="Times New Roman" w:cs="Times New Roman"/>
          <w:b/>
          <w:bCs/>
          <w:color w:val="auto"/>
          <w:sz w:val="28"/>
          <w:szCs w:val="28"/>
        </w:rPr>
        <w:t>2.5 Описание реализации клиентской части ИС</w:t>
      </w:r>
      <w:bookmarkEnd w:id="36"/>
    </w:p>
    <w:p w14:paraId="73768252" w14:textId="4A22B007" w:rsidR="00116CF7" w:rsidRPr="00116CF7" w:rsidRDefault="00116CF7" w:rsidP="00057841">
      <w:pPr>
        <w:spacing w:after="0" w:line="360" w:lineRule="auto"/>
        <w:ind w:firstLine="709"/>
        <w:jc w:val="both"/>
        <w:rPr>
          <w:rFonts w:ascii="Times New Roman" w:hAnsi="Times New Roman"/>
          <w:sz w:val="36"/>
          <w:szCs w:val="36"/>
        </w:rPr>
      </w:pPr>
      <w:r w:rsidRPr="00116CF7">
        <w:rPr>
          <w:rFonts w:ascii="Times New Roman" w:hAnsi="Times New Roman"/>
          <w:sz w:val="28"/>
          <w:szCs w:val="28"/>
        </w:rPr>
        <w:t>Проектирование алгоритмов управления системой контроля поручений сотрудников является важной задачей для создания эффективной и прозрачной системы управления рабочими процессами. Основная цель данного проекта заключается в разработке логики, обеспечивающей точный контроль и выполнение поручений, распределение задач и мониторинг выполнения в различных рабочих условиях. Это позволит улучшить управление временем, повысить производительность и обеспечить своевременное выполнение задач.</w:t>
      </w:r>
    </w:p>
    <w:p w14:paraId="306A1887" w14:textId="333E2DF9" w:rsidR="00057841" w:rsidRPr="00057841" w:rsidRDefault="00057841" w:rsidP="00057841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057841">
        <w:rPr>
          <w:rFonts w:ascii="Times New Roman" w:hAnsi="Times New Roman"/>
          <w:sz w:val="28"/>
          <w:szCs w:val="28"/>
        </w:rPr>
        <w:t xml:space="preserve">Клиентская часть включает следующие основные функции: </w:t>
      </w:r>
    </w:p>
    <w:p w14:paraId="713BB953" w14:textId="539DD26D" w:rsidR="00057841" w:rsidRPr="003F4BA5" w:rsidRDefault="003F4BA5" w:rsidP="003F4BA5">
      <w:pPr>
        <w:pStyle w:val="a3"/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а</w:t>
      </w:r>
      <w:r w:rsidR="00057841" w:rsidRPr="003F4BA5">
        <w:rPr>
          <w:rFonts w:ascii="Times New Roman" w:hAnsi="Times New Roman"/>
          <w:sz w:val="28"/>
          <w:szCs w:val="28"/>
        </w:rPr>
        <w:t>вторизация и аутентификация пользователей</w:t>
      </w:r>
      <w:r>
        <w:rPr>
          <w:rFonts w:ascii="Times New Roman" w:hAnsi="Times New Roman"/>
          <w:sz w:val="28"/>
          <w:szCs w:val="28"/>
          <w:lang w:val="en-US"/>
        </w:rPr>
        <w:t>;</w:t>
      </w:r>
    </w:p>
    <w:p w14:paraId="1B418D88" w14:textId="25D02AE4" w:rsidR="00057841" w:rsidRPr="003F4BA5" w:rsidRDefault="003F4BA5" w:rsidP="003F4BA5">
      <w:pPr>
        <w:pStyle w:val="a3"/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</w:t>
      </w:r>
      <w:r w:rsidR="00057841" w:rsidRPr="003F4BA5">
        <w:rPr>
          <w:rFonts w:ascii="Times New Roman" w:hAnsi="Times New Roman"/>
          <w:sz w:val="28"/>
          <w:szCs w:val="28"/>
        </w:rPr>
        <w:t>оздание и управление задачами</w:t>
      </w:r>
      <w:r>
        <w:rPr>
          <w:rFonts w:ascii="Times New Roman" w:hAnsi="Times New Roman"/>
          <w:sz w:val="28"/>
          <w:szCs w:val="28"/>
          <w:lang w:val="en-US"/>
        </w:rPr>
        <w:t>;</w:t>
      </w:r>
    </w:p>
    <w:p w14:paraId="3CDF4EEE" w14:textId="298573F8" w:rsidR="00057841" w:rsidRPr="003F4BA5" w:rsidRDefault="003F4BA5" w:rsidP="003F4BA5">
      <w:pPr>
        <w:pStyle w:val="a3"/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</w:t>
      </w:r>
      <w:r w:rsidR="00057841" w:rsidRPr="003F4BA5">
        <w:rPr>
          <w:rFonts w:ascii="Times New Roman" w:hAnsi="Times New Roman"/>
          <w:sz w:val="28"/>
          <w:szCs w:val="28"/>
        </w:rPr>
        <w:t>тправка и получение уведомлений</w:t>
      </w:r>
      <w:r>
        <w:rPr>
          <w:rFonts w:ascii="Times New Roman" w:hAnsi="Times New Roman"/>
          <w:sz w:val="28"/>
          <w:szCs w:val="28"/>
          <w:lang w:val="en-US"/>
        </w:rPr>
        <w:t>;</w:t>
      </w:r>
    </w:p>
    <w:p w14:paraId="5DE3E6F6" w14:textId="5406554F" w:rsidR="00057841" w:rsidRPr="003F4BA5" w:rsidRDefault="003F4BA5" w:rsidP="003F4BA5">
      <w:pPr>
        <w:pStyle w:val="a3"/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</w:t>
      </w:r>
      <w:r w:rsidR="00057841" w:rsidRPr="003F4BA5">
        <w:rPr>
          <w:rFonts w:ascii="Times New Roman" w:hAnsi="Times New Roman"/>
          <w:sz w:val="28"/>
          <w:szCs w:val="28"/>
        </w:rPr>
        <w:t>росмотр и загрузка документов</w:t>
      </w:r>
      <w:r>
        <w:rPr>
          <w:rFonts w:ascii="Times New Roman" w:hAnsi="Times New Roman"/>
          <w:sz w:val="28"/>
          <w:szCs w:val="28"/>
          <w:lang w:val="en-US"/>
        </w:rPr>
        <w:t>;</w:t>
      </w:r>
    </w:p>
    <w:p w14:paraId="72D4B3DA" w14:textId="163D5F15" w:rsidR="00057841" w:rsidRPr="003F4BA5" w:rsidRDefault="003F4BA5" w:rsidP="003F4BA5">
      <w:pPr>
        <w:pStyle w:val="a3"/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ф</w:t>
      </w:r>
      <w:r w:rsidR="00057841" w:rsidRPr="003F4BA5">
        <w:rPr>
          <w:rFonts w:ascii="Times New Roman" w:hAnsi="Times New Roman"/>
          <w:sz w:val="28"/>
          <w:szCs w:val="28"/>
        </w:rPr>
        <w:t>ормирование отчетов</w:t>
      </w:r>
      <w:r w:rsidR="008E1C64">
        <w:rPr>
          <w:rFonts w:ascii="Times New Roman" w:hAnsi="Times New Roman"/>
          <w:sz w:val="28"/>
          <w:szCs w:val="28"/>
        </w:rPr>
        <w:t xml:space="preserve"> и выгрузка</w:t>
      </w:r>
      <w:r w:rsidR="007C7D66">
        <w:rPr>
          <w:rFonts w:ascii="Times New Roman" w:hAnsi="Times New Roman"/>
          <w:sz w:val="28"/>
          <w:szCs w:val="28"/>
          <w:lang w:val="en-US"/>
        </w:rPr>
        <w:t>.</w:t>
      </w:r>
    </w:p>
    <w:p w14:paraId="686A6AE8" w14:textId="44AA9822" w:rsidR="00F61DB7" w:rsidRDefault="00057841" w:rsidP="00CA5278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057841">
        <w:rPr>
          <w:rFonts w:ascii="Times New Roman" w:hAnsi="Times New Roman"/>
          <w:sz w:val="28"/>
          <w:szCs w:val="28"/>
        </w:rPr>
        <w:t>Диалоговая структура реализована через веб-интерфейс с использованием MVC (</w:t>
      </w:r>
      <w:proofErr w:type="spellStart"/>
      <w:r w:rsidRPr="00057841">
        <w:rPr>
          <w:rFonts w:ascii="Times New Roman" w:hAnsi="Times New Roman"/>
          <w:sz w:val="28"/>
          <w:szCs w:val="28"/>
        </w:rPr>
        <w:t>Model-View-Controller</w:t>
      </w:r>
      <w:proofErr w:type="spellEnd"/>
      <w:r w:rsidRPr="00057841">
        <w:rPr>
          <w:rFonts w:ascii="Times New Roman" w:hAnsi="Times New Roman"/>
          <w:sz w:val="28"/>
          <w:szCs w:val="28"/>
        </w:rPr>
        <w:t>) паттерна. Взаимодействие пользователя осуществляется через интуитивно понятное меню и формы ввода данных.</w:t>
      </w:r>
    </w:p>
    <w:p w14:paraId="4B363E45" w14:textId="6025CA91" w:rsidR="00F61DB7" w:rsidRDefault="00F61DB7" w:rsidP="00F61DB7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При нажатии соответствующую кнопку </w:t>
      </w:r>
      <w:r w:rsidR="00CA5278">
        <w:rPr>
          <w:rFonts w:ascii="Times New Roman" w:hAnsi="Times New Roman"/>
          <w:sz w:val="28"/>
          <w:szCs w:val="28"/>
        </w:rPr>
        <w:t>сотрудник</w:t>
      </w:r>
      <w:r>
        <w:rPr>
          <w:rFonts w:ascii="Times New Roman" w:hAnsi="Times New Roman"/>
          <w:sz w:val="28"/>
          <w:szCs w:val="28"/>
        </w:rPr>
        <w:t xml:space="preserve"> попадает на страницу регистрации аккаунта (рисунок </w:t>
      </w:r>
      <w:r w:rsidR="00BA72CB" w:rsidRPr="00BA72CB">
        <w:rPr>
          <w:rFonts w:ascii="Times New Roman" w:hAnsi="Times New Roman"/>
          <w:sz w:val="28"/>
          <w:szCs w:val="28"/>
        </w:rPr>
        <w:t>6</w:t>
      </w:r>
      <w:r>
        <w:rPr>
          <w:rFonts w:ascii="Times New Roman" w:hAnsi="Times New Roman"/>
          <w:sz w:val="28"/>
          <w:szCs w:val="28"/>
        </w:rPr>
        <w:t>).</w:t>
      </w:r>
    </w:p>
    <w:p w14:paraId="31169A9D" w14:textId="77777777" w:rsidR="00F61DB7" w:rsidRDefault="00F61DB7" w:rsidP="00057841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06E8F732" w14:textId="47213BC5" w:rsidR="00116CF7" w:rsidRDefault="00CA5278" w:rsidP="00116CF7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CA5278">
        <w:rPr>
          <w:rFonts w:ascii="Times New Roman" w:hAnsi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0FEC629" wp14:editId="3D4A1F04">
            <wp:extent cx="5940425" cy="265557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5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76B2D" w14:textId="3569F59D" w:rsidR="00116CF7" w:rsidRDefault="00116CF7" w:rsidP="00116CF7">
      <w:pPr>
        <w:tabs>
          <w:tab w:val="left" w:pos="993"/>
        </w:tabs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</w:t>
      </w:r>
      <w:r w:rsidR="00BA72CB" w:rsidRPr="00274A31">
        <w:rPr>
          <w:rFonts w:ascii="Times New Roman" w:hAnsi="Times New Roman"/>
          <w:sz w:val="28"/>
          <w:szCs w:val="28"/>
        </w:rPr>
        <w:t>6</w:t>
      </w:r>
      <w:r>
        <w:rPr>
          <w:rFonts w:ascii="Times New Roman" w:hAnsi="Times New Roman"/>
          <w:sz w:val="28"/>
          <w:szCs w:val="28"/>
        </w:rPr>
        <w:t xml:space="preserve"> – Окно регистрации</w:t>
      </w:r>
    </w:p>
    <w:p w14:paraId="24C232B5" w14:textId="6B057173" w:rsidR="00116CF7" w:rsidRDefault="00116CF7" w:rsidP="00116CF7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14:paraId="4ADE3127" w14:textId="23CFF61A" w:rsidR="00CA5278" w:rsidRDefault="00CA5278" w:rsidP="00CA5278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bookmarkStart w:id="37" w:name="_Hlk168876119"/>
      <w:r>
        <w:rPr>
          <w:rFonts w:ascii="Times New Roman" w:hAnsi="Times New Roman"/>
          <w:sz w:val="28"/>
          <w:szCs w:val="28"/>
        </w:rPr>
        <w:t xml:space="preserve">На странице регистрации сотрудника попросят придумать логин и пароль, ввести свой контактный адрес электронной почты, имя, фамилию. Так же, если ввести </w:t>
      </w:r>
      <w:proofErr w:type="spellStart"/>
      <w:r>
        <w:rPr>
          <w:rFonts w:ascii="Times New Roman" w:hAnsi="Times New Roman"/>
          <w:sz w:val="28"/>
          <w:szCs w:val="28"/>
        </w:rPr>
        <w:t>индетификационный</w:t>
      </w:r>
      <w:proofErr w:type="spellEnd"/>
      <w:r>
        <w:rPr>
          <w:rFonts w:ascii="Times New Roman" w:hAnsi="Times New Roman"/>
          <w:sz w:val="28"/>
          <w:szCs w:val="28"/>
        </w:rPr>
        <w:t xml:space="preserve"> ключ, можно </w:t>
      </w:r>
      <w:r w:rsidR="00C1710C">
        <w:rPr>
          <w:rFonts w:ascii="Times New Roman" w:hAnsi="Times New Roman"/>
          <w:sz w:val="28"/>
          <w:szCs w:val="28"/>
        </w:rPr>
        <w:t>зарегистрироваться</w:t>
      </w:r>
      <w:r w:rsidR="00E627F3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как администратор. </w:t>
      </w:r>
      <w:r w:rsidR="00CC4EAE">
        <w:rPr>
          <w:rFonts w:ascii="Times New Roman" w:hAnsi="Times New Roman"/>
          <w:sz w:val="28"/>
          <w:szCs w:val="28"/>
        </w:rPr>
        <w:t xml:space="preserve">При нажатии кнопки </w:t>
      </w:r>
      <w:r>
        <w:rPr>
          <w:rFonts w:ascii="Times New Roman" w:hAnsi="Times New Roman"/>
          <w:sz w:val="28"/>
          <w:szCs w:val="28"/>
        </w:rPr>
        <w:t>«</w:t>
      </w:r>
      <w:r w:rsidR="00CC4EAE">
        <w:rPr>
          <w:rFonts w:ascii="Times New Roman" w:hAnsi="Times New Roman"/>
          <w:sz w:val="28"/>
          <w:szCs w:val="28"/>
        </w:rPr>
        <w:t>Создать аккаунт</w:t>
      </w:r>
      <w:r>
        <w:rPr>
          <w:rFonts w:ascii="Times New Roman" w:hAnsi="Times New Roman"/>
          <w:sz w:val="28"/>
          <w:szCs w:val="28"/>
        </w:rPr>
        <w:t>» эти данные будут внесены в базу на сервере, а пользователь автоматически войдет в систему под новым логином.</w:t>
      </w:r>
      <w:bookmarkEnd w:id="37"/>
      <w:r>
        <w:rPr>
          <w:rFonts w:ascii="Times New Roman" w:hAnsi="Times New Roman"/>
          <w:sz w:val="28"/>
          <w:szCs w:val="28"/>
        </w:rPr>
        <w:t xml:space="preserve"> </w:t>
      </w:r>
      <w:bookmarkStart w:id="38" w:name="_Hlk168876297"/>
      <w:r w:rsidR="00CC4EAE">
        <w:rPr>
          <w:rFonts w:ascii="Times New Roman" w:hAnsi="Times New Roman"/>
          <w:sz w:val="28"/>
          <w:szCs w:val="28"/>
        </w:rPr>
        <w:t>П</w:t>
      </w:r>
      <w:r>
        <w:rPr>
          <w:rFonts w:ascii="Times New Roman" w:hAnsi="Times New Roman"/>
          <w:sz w:val="28"/>
          <w:szCs w:val="28"/>
        </w:rPr>
        <w:t xml:space="preserve">ользователи в правом верхнем углу будут видеть приветственное сообщение со своим </w:t>
      </w:r>
      <w:r w:rsidR="00CC4EAE">
        <w:rPr>
          <w:rFonts w:ascii="Times New Roman" w:hAnsi="Times New Roman"/>
          <w:sz w:val="28"/>
          <w:szCs w:val="28"/>
        </w:rPr>
        <w:t>именем</w:t>
      </w:r>
      <w:r w:rsidR="00F2393B">
        <w:rPr>
          <w:rFonts w:ascii="Times New Roman" w:hAnsi="Times New Roman"/>
          <w:sz w:val="28"/>
          <w:szCs w:val="28"/>
        </w:rPr>
        <w:t>, сообщения, которые так же отправляются и на почту при каждом новом поручении и кнопку выхода</w:t>
      </w:r>
      <w:r w:rsidR="00267300">
        <w:rPr>
          <w:rFonts w:ascii="Times New Roman" w:hAnsi="Times New Roman"/>
          <w:sz w:val="28"/>
          <w:szCs w:val="28"/>
        </w:rPr>
        <w:t>, а в левом углу текущее время</w:t>
      </w:r>
      <w:r w:rsidR="00150119">
        <w:rPr>
          <w:rFonts w:ascii="Times New Roman" w:hAnsi="Times New Roman"/>
          <w:sz w:val="28"/>
          <w:szCs w:val="28"/>
        </w:rPr>
        <w:t>, которое</w:t>
      </w:r>
      <w:r w:rsidR="00150119" w:rsidRPr="00150119">
        <w:rPr>
          <w:rFonts w:ascii="Times New Roman" w:hAnsi="Times New Roman"/>
          <w:sz w:val="28"/>
          <w:szCs w:val="28"/>
        </w:rPr>
        <w:t xml:space="preserve"> непосредственно с локальных настроек операционной системы компьютера</w:t>
      </w:r>
      <w:r w:rsidR="00150119">
        <w:rPr>
          <w:rFonts w:ascii="Times New Roman" w:hAnsi="Times New Roman"/>
          <w:sz w:val="28"/>
          <w:szCs w:val="28"/>
        </w:rPr>
        <w:t xml:space="preserve"> пользователя.</w:t>
      </w:r>
      <w:r w:rsidR="00150119" w:rsidRPr="00150119">
        <w:rPr>
          <w:rFonts w:ascii="Times New Roman" w:hAnsi="Times New Roman"/>
          <w:sz w:val="28"/>
          <w:szCs w:val="28"/>
        </w:rPr>
        <w:t xml:space="preserve"> </w:t>
      </w:r>
      <w:r w:rsidRPr="00150119">
        <w:rPr>
          <w:rFonts w:ascii="Times New Roman" w:hAnsi="Times New Roman"/>
          <w:sz w:val="36"/>
          <w:szCs w:val="36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(рисунок </w:t>
      </w:r>
      <w:r w:rsidR="00BA72CB">
        <w:rPr>
          <w:rFonts w:ascii="Times New Roman" w:hAnsi="Times New Roman"/>
          <w:sz w:val="28"/>
          <w:szCs w:val="28"/>
          <w:lang w:val="en-US"/>
        </w:rPr>
        <w:t>7</w:t>
      </w:r>
      <w:r>
        <w:rPr>
          <w:rFonts w:ascii="Times New Roman" w:hAnsi="Times New Roman"/>
          <w:sz w:val="28"/>
          <w:szCs w:val="28"/>
        </w:rPr>
        <w:t>).</w:t>
      </w:r>
    </w:p>
    <w:bookmarkEnd w:id="38"/>
    <w:p w14:paraId="29CDC6EB" w14:textId="77777777" w:rsidR="00150119" w:rsidRDefault="00150119" w:rsidP="00CA5278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2E4AF6E3" w14:textId="62C74656" w:rsidR="00267300" w:rsidRPr="00267300" w:rsidRDefault="00267300" w:rsidP="00267300">
      <w:pPr>
        <w:tabs>
          <w:tab w:val="left" w:pos="993"/>
        </w:tabs>
        <w:spacing w:after="0" w:line="360" w:lineRule="auto"/>
        <w:jc w:val="both"/>
        <w:rPr>
          <w:rFonts w:ascii="Times New Roman" w:hAnsi="Times New Roman"/>
          <w:sz w:val="28"/>
          <w:szCs w:val="28"/>
          <w:lang w:val="en-US"/>
        </w:rPr>
      </w:pPr>
      <w:r w:rsidRPr="00267300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11E2495B" wp14:editId="1442CEEB">
            <wp:extent cx="5940425" cy="42672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947AC" w14:textId="51339181" w:rsidR="00150119" w:rsidRDefault="00150119" w:rsidP="00150119">
      <w:pPr>
        <w:tabs>
          <w:tab w:val="left" w:pos="993"/>
        </w:tabs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</w:t>
      </w:r>
      <w:r w:rsidR="00BA72CB" w:rsidRPr="00BA72CB">
        <w:rPr>
          <w:rFonts w:ascii="Times New Roman" w:hAnsi="Times New Roman"/>
          <w:sz w:val="28"/>
          <w:szCs w:val="28"/>
        </w:rPr>
        <w:t>7</w:t>
      </w:r>
      <w:r>
        <w:rPr>
          <w:rFonts w:ascii="Times New Roman" w:hAnsi="Times New Roman"/>
          <w:sz w:val="28"/>
          <w:szCs w:val="28"/>
        </w:rPr>
        <w:t xml:space="preserve"> – Приветственное сообщение</w:t>
      </w:r>
    </w:p>
    <w:p w14:paraId="11627722" w14:textId="77777777" w:rsidR="00F2393B" w:rsidRDefault="00F2393B" w:rsidP="00F2393B">
      <w:pPr>
        <w:tabs>
          <w:tab w:val="left" w:pos="993"/>
        </w:tabs>
        <w:spacing w:after="0" w:line="360" w:lineRule="auto"/>
        <w:rPr>
          <w:rFonts w:ascii="Times New Roman" w:hAnsi="Times New Roman"/>
          <w:sz w:val="28"/>
          <w:szCs w:val="28"/>
        </w:rPr>
      </w:pPr>
    </w:p>
    <w:p w14:paraId="0C3CDAC5" w14:textId="45224ADF" w:rsidR="00F2393B" w:rsidRDefault="00F2393B" w:rsidP="00B04572">
      <w:pPr>
        <w:tabs>
          <w:tab w:val="left" w:pos="993"/>
        </w:tabs>
        <w:spacing w:after="0" w:line="360" w:lineRule="auto"/>
        <w:ind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Листинг кода окна регистрации и входа показан на рисунке </w:t>
      </w:r>
      <w:r w:rsidR="00BA72CB" w:rsidRPr="00BA72CB">
        <w:rPr>
          <w:rFonts w:ascii="Times New Roman" w:hAnsi="Times New Roman"/>
          <w:sz w:val="28"/>
          <w:szCs w:val="28"/>
        </w:rPr>
        <w:t>8</w:t>
      </w:r>
      <w:r>
        <w:rPr>
          <w:rFonts w:ascii="Times New Roman" w:hAnsi="Times New Roman"/>
          <w:sz w:val="28"/>
          <w:szCs w:val="28"/>
        </w:rPr>
        <w:t>.</w:t>
      </w: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844"/>
        <w:gridCol w:w="3041"/>
        <w:gridCol w:w="3470"/>
      </w:tblGrid>
      <w:tr w:rsidR="00C13B07" w14:paraId="271328AB" w14:textId="77777777" w:rsidTr="00F44B0B">
        <w:tc>
          <w:tcPr>
            <w:tcW w:w="3115" w:type="dxa"/>
          </w:tcPr>
          <w:p w14:paraId="21E88995" w14:textId="0908C2AE" w:rsidR="00C13B07" w:rsidRDefault="00C13B07" w:rsidP="00F2393B">
            <w:pPr>
              <w:tabs>
                <w:tab w:val="left" w:pos="993"/>
              </w:tabs>
              <w:spacing w:after="0"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5A32DC">
              <w:rPr>
                <w:rFonts w:ascii="Times New Roman" w:hAnsi="Times New Roman"/>
                <w:noProof/>
                <w:sz w:val="28"/>
                <w:szCs w:val="28"/>
                <w:lang w:eastAsia="ru-RU"/>
              </w:rPr>
              <w:lastRenderedPageBreak/>
              <w:drawing>
                <wp:inline distT="0" distB="0" distL="0" distR="0" wp14:anchorId="30213872" wp14:editId="66598AA8">
                  <wp:extent cx="2216150" cy="7564582"/>
                  <wp:effectExtent l="0" t="0" r="0" b="0"/>
                  <wp:docPr id="19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4"/>
                          <a:srcRect l="6826" t="-9" r="17857" b="9"/>
                          <a:stretch/>
                        </pic:blipFill>
                        <pic:spPr bwMode="auto">
                          <a:xfrm>
                            <a:off x="0" y="0"/>
                            <a:ext cx="2217328" cy="75686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5" w:type="dxa"/>
          </w:tcPr>
          <w:p w14:paraId="70F2D84A" w14:textId="2124CF2C" w:rsidR="00C13B07" w:rsidRDefault="00221647" w:rsidP="00F2393B">
            <w:pPr>
              <w:tabs>
                <w:tab w:val="left" w:pos="993"/>
              </w:tabs>
              <w:spacing w:after="0"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221647">
              <w:rPr>
                <w:rFonts w:ascii="Times New Roman" w:hAnsi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1C2C9DEF" wp14:editId="76B39038">
                  <wp:extent cx="2381582" cy="7554379"/>
                  <wp:effectExtent l="0" t="0" r="0" b="8890"/>
                  <wp:docPr id="22" name="Рисунок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1582" cy="75543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5" w:type="dxa"/>
          </w:tcPr>
          <w:p w14:paraId="2F6093CF" w14:textId="3446EED8" w:rsidR="00C13B07" w:rsidRDefault="00221647" w:rsidP="00F2393B">
            <w:pPr>
              <w:tabs>
                <w:tab w:val="left" w:pos="993"/>
              </w:tabs>
              <w:spacing w:after="0"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221647">
              <w:rPr>
                <w:rFonts w:ascii="Times New Roman" w:hAnsi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2045A565" wp14:editId="0DB2B008">
                  <wp:extent cx="2743200" cy="7516091"/>
                  <wp:effectExtent l="0" t="0" r="0" b="8890"/>
                  <wp:docPr id="23" name="Рисунок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667" cy="75173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5215948" w14:textId="61D14244" w:rsidR="00F2393B" w:rsidRDefault="00F2393B" w:rsidP="00F2393B">
      <w:pPr>
        <w:tabs>
          <w:tab w:val="left" w:pos="993"/>
        </w:tabs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</w:t>
      </w:r>
      <w:r w:rsidR="00BA72CB" w:rsidRPr="00BA72CB">
        <w:rPr>
          <w:rFonts w:ascii="Times New Roman" w:hAnsi="Times New Roman"/>
          <w:sz w:val="28"/>
          <w:szCs w:val="28"/>
        </w:rPr>
        <w:t>8</w:t>
      </w:r>
      <w:r>
        <w:rPr>
          <w:rFonts w:ascii="Times New Roman" w:hAnsi="Times New Roman"/>
          <w:sz w:val="28"/>
          <w:szCs w:val="28"/>
        </w:rPr>
        <w:t xml:space="preserve"> – Код </w:t>
      </w:r>
      <w:r w:rsidR="00096407">
        <w:rPr>
          <w:rFonts w:ascii="Times New Roman" w:hAnsi="Times New Roman"/>
          <w:sz w:val="28"/>
          <w:szCs w:val="28"/>
          <w:lang w:val="en-US"/>
        </w:rPr>
        <w:t>XAML</w:t>
      </w:r>
      <w:r>
        <w:rPr>
          <w:rFonts w:ascii="Times New Roman" w:hAnsi="Times New Roman"/>
          <w:sz w:val="28"/>
          <w:szCs w:val="28"/>
        </w:rPr>
        <w:t xml:space="preserve"> для </w:t>
      </w:r>
      <w:r w:rsidR="00096407">
        <w:rPr>
          <w:rFonts w:ascii="Times New Roman" w:hAnsi="Times New Roman"/>
          <w:sz w:val="28"/>
          <w:szCs w:val="28"/>
        </w:rPr>
        <w:t xml:space="preserve">окна </w:t>
      </w:r>
      <w:r>
        <w:rPr>
          <w:rFonts w:ascii="Times New Roman" w:hAnsi="Times New Roman"/>
          <w:sz w:val="28"/>
          <w:szCs w:val="28"/>
        </w:rPr>
        <w:t>регистрации</w:t>
      </w:r>
    </w:p>
    <w:p w14:paraId="207616B0" w14:textId="0B6AE2F8" w:rsidR="00F2393B" w:rsidRDefault="00F2393B" w:rsidP="00F2393B">
      <w:pPr>
        <w:tabs>
          <w:tab w:val="left" w:pos="993"/>
        </w:tabs>
        <w:spacing w:after="0" w:line="360" w:lineRule="auto"/>
        <w:ind w:firstLine="709"/>
        <w:rPr>
          <w:rFonts w:ascii="Times New Roman" w:hAnsi="Times New Roman"/>
          <w:sz w:val="28"/>
          <w:szCs w:val="28"/>
        </w:rPr>
      </w:pPr>
    </w:p>
    <w:p w14:paraId="7C7CAFFE" w14:textId="7C21175D" w:rsidR="00057841" w:rsidRDefault="003A6F0B" w:rsidP="00057841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Листинг кода сохранения в </w:t>
      </w:r>
      <w:r w:rsidR="005C37D2">
        <w:rPr>
          <w:rFonts w:ascii="Times New Roman" w:hAnsi="Times New Roman"/>
          <w:sz w:val="28"/>
          <w:szCs w:val="28"/>
        </w:rPr>
        <w:t xml:space="preserve">БД </w:t>
      </w:r>
      <w:r>
        <w:rPr>
          <w:rFonts w:ascii="Times New Roman" w:hAnsi="Times New Roman"/>
          <w:sz w:val="28"/>
          <w:szCs w:val="28"/>
        </w:rPr>
        <w:t xml:space="preserve">данных показан на рисунке </w:t>
      </w:r>
      <w:r w:rsidR="00BA72CB" w:rsidRPr="00BA72CB">
        <w:rPr>
          <w:rFonts w:ascii="Times New Roman" w:hAnsi="Times New Roman"/>
          <w:sz w:val="28"/>
          <w:szCs w:val="28"/>
        </w:rPr>
        <w:t>9</w:t>
      </w:r>
      <w:r>
        <w:rPr>
          <w:rFonts w:ascii="Times New Roman" w:hAnsi="Times New Roman"/>
          <w:sz w:val="28"/>
          <w:szCs w:val="28"/>
        </w:rPr>
        <w:t>.</w:t>
      </w:r>
    </w:p>
    <w:p w14:paraId="065434F9" w14:textId="713EC0E2" w:rsidR="00F2393B" w:rsidRDefault="00B40337" w:rsidP="000F7572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B40337">
        <w:rPr>
          <w:rFonts w:ascii="Times New Roman" w:hAnsi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F7AA247" wp14:editId="393344C0">
            <wp:extent cx="5940425" cy="2899410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9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32897" w14:textId="31A6F96F" w:rsidR="0005127B" w:rsidRPr="00A53D83" w:rsidRDefault="0005127B" w:rsidP="0005127B">
      <w:pPr>
        <w:tabs>
          <w:tab w:val="left" w:pos="993"/>
        </w:tabs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</w:t>
      </w:r>
      <w:r w:rsidR="00BA72CB" w:rsidRPr="00BA72CB">
        <w:rPr>
          <w:rFonts w:ascii="Times New Roman" w:hAnsi="Times New Roman"/>
          <w:sz w:val="28"/>
          <w:szCs w:val="28"/>
        </w:rPr>
        <w:t>9</w:t>
      </w:r>
      <w:r>
        <w:rPr>
          <w:rFonts w:ascii="Times New Roman" w:hAnsi="Times New Roman"/>
          <w:sz w:val="28"/>
          <w:szCs w:val="28"/>
        </w:rPr>
        <w:t xml:space="preserve"> –Метод регистрации</w:t>
      </w:r>
      <w:r w:rsidR="00A53D83" w:rsidRPr="00A53D83">
        <w:rPr>
          <w:rFonts w:ascii="Times New Roman" w:hAnsi="Times New Roman"/>
          <w:sz w:val="28"/>
          <w:szCs w:val="28"/>
        </w:rPr>
        <w:t xml:space="preserve"> </w:t>
      </w:r>
      <w:r w:rsidR="00A53D83">
        <w:rPr>
          <w:rFonts w:ascii="Times New Roman" w:hAnsi="Times New Roman"/>
          <w:sz w:val="28"/>
          <w:szCs w:val="28"/>
        </w:rPr>
        <w:t>данных на сервере</w:t>
      </w:r>
    </w:p>
    <w:p w14:paraId="7FD9AA45" w14:textId="1C89375F" w:rsidR="0005127B" w:rsidRDefault="0005127B" w:rsidP="000F7572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14:paraId="7C4666DB" w14:textId="5F7E5F79" w:rsidR="00A53D83" w:rsidRDefault="00A53D83" w:rsidP="00A53D83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При входе в уже созданный аккаунт пользователь использует соответствующую форму, которая задействует функцию проверки введённых данных на сервере (рисунок 1</w:t>
      </w:r>
      <w:r w:rsidR="00BA72CB" w:rsidRPr="00BA72CB">
        <w:rPr>
          <w:rFonts w:ascii="Times New Roman" w:hAnsi="Times New Roman"/>
          <w:sz w:val="28"/>
          <w:szCs w:val="28"/>
        </w:rPr>
        <w:t>0</w:t>
      </w:r>
      <w:r w:rsidR="00622B42" w:rsidRPr="00622B42">
        <w:rPr>
          <w:rFonts w:ascii="Times New Roman" w:hAnsi="Times New Roman"/>
          <w:sz w:val="28"/>
          <w:szCs w:val="28"/>
        </w:rPr>
        <w:t>, 11</w:t>
      </w:r>
      <w:r>
        <w:rPr>
          <w:rFonts w:ascii="Times New Roman" w:hAnsi="Times New Roman"/>
          <w:sz w:val="28"/>
          <w:szCs w:val="28"/>
        </w:rPr>
        <w:t>).</w:t>
      </w:r>
    </w:p>
    <w:p w14:paraId="4CCF445A" w14:textId="77777777" w:rsidR="00A53D83" w:rsidRDefault="00A53D83" w:rsidP="00A53D83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70155A3D" w14:textId="60380A87" w:rsidR="00A53D83" w:rsidRDefault="00A53D83" w:rsidP="00A53D83">
      <w:pPr>
        <w:tabs>
          <w:tab w:val="left" w:pos="993"/>
        </w:tabs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 w:rsidRPr="00A53D83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08C812BD" wp14:editId="5BD26EA3">
            <wp:extent cx="6120385" cy="2500745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r="13823"/>
                    <a:stretch/>
                  </pic:blipFill>
                  <pic:spPr bwMode="auto">
                    <a:xfrm>
                      <a:off x="0" y="0"/>
                      <a:ext cx="6128058" cy="2503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F8BA8D" w14:textId="3895AC64" w:rsidR="00A53D83" w:rsidRDefault="00A53D83" w:rsidP="00A53D83">
      <w:pPr>
        <w:tabs>
          <w:tab w:val="left" w:pos="993"/>
        </w:tabs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1</w:t>
      </w:r>
      <w:r w:rsidR="00BA72CB">
        <w:rPr>
          <w:rFonts w:ascii="Times New Roman" w:hAnsi="Times New Roman"/>
          <w:sz w:val="28"/>
          <w:szCs w:val="28"/>
          <w:lang w:val="en-US"/>
        </w:rPr>
        <w:t>0</w:t>
      </w:r>
      <w:r>
        <w:rPr>
          <w:rFonts w:ascii="Times New Roman" w:hAnsi="Times New Roman"/>
          <w:sz w:val="28"/>
          <w:szCs w:val="28"/>
        </w:rPr>
        <w:t xml:space="preserve"> – Окно авторизации</w:t>
      </w:r>
    </w:p>
    <w:p w14:paraId="571DFA7F" w14:textId="752A541B" w:rsidR="00A53D83" w:rsidRDefault="00A53D83" w:rsidP="000F7572">
      <w:pPr>
        <w:spacing w:after="0" w:line="360" w:lineRule="auto"/>
        <w:jc w:val="both"/>
        <w:rPr>
          <w:rFonts w:ascii="Times New Roman" w:hAnsi="Times New Roman"/>
          <w:sz w:val="28"/>
          <w:szCs w:val="28"/>
          <w:lang w:val="en-US"/>
        </w:rPr>
      </w:pPr>
    </w:p>
    <w:p w14:paraId="73E992C8" w14:textId="772F09E5" w:rsidR="00A53D83" w:rsidRDefault="00A53D83" w:rsidP="00A53D83">
      <w:pPr>
        <w:spacing w:after="0" w:line="240" w:lineRule="auto"/>
        <w:jc w:val="both"/>
        <w:rPr>
          <w:rFonts w:ascii="Times New Roman" w:hAnsi="Times New Roman"/>
          <w:sz w:val="28"/>
          <w:szCs w:val="28"/>
          <w:lang w:val="en-US"/>
        </w:rPr>
      </w:pPr>
      <w:r w:rsidRPr="00A53D83">
        <w:rPr>
          <w:rFonts w:ascii="Times New Roman" w:hAnsi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4B2F819" wp14:editId="6EE980AE">
            <wp:extent cx="5940425" cy="4912302"/>
            <wp:effectExtent l="0" t="0" r="3175" b="317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2876"/>
                    <a:stretch/>
                  </pic:blipFill>
                  <pic:spPr bwMode="auto">
                    <a:xfrm>
                      <a:off x="0" y="0"/>
                      <a:ext cx="5940425" cy="49123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9B7D11" w14:textId="46CD11DA" w:rsidR="00A53D83" w:rsidRDefault="00A53D83" w:rsidP="000F7572">
      <w:pPr>
        <w:spacing w:after="0" w:line="360" w:lineRule="auto"/>
        <w:jc w:val="both"/>
        <w:rPr>
          <w:rFonts w:ascii="Times New Roman" w:hAnsi="Times New Roman"/>
          <w:sz w:val="28"/>
          <w:szCs w:val="28"/>
          <w:lang w:val="en-US"/>
        </w:rPr>
      </w:pPr>
      <w:r w:rsidRPr="00A53D83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6EFF98F6" wp14:editId="105E6110">
            <wp:extent cx="5940425" cy="1739034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2712"/>
                    <a:stretch/>
                  </pic:blipFill>
                  <pic:spPr bwMode="auto">
                    <a:xfrm>
                      <a:off x="0" y="0"/>
                      <a:ext cx="5940425" cy="17390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32AEF6" w14:textId="2532B211" w:rsidR="00715A16" w:rsidRDefault="00715A16" w:rsidP="00715A16">
      <w:pPr>
        <w:tabs>
          <w:tab w:val="left" w:pos="993"/>
        </w:tabs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1</w:t>
      </w:r>
      <w:r w:rsidR="00622B42" w:rsidRPr="00B51A67">
        <w:rPr>
          <w:rFonts w:ascii="Times New Roman" w:hAnsi="Times New Roman"/>
          <w:sz w:val="28"/>
          <w:szCs w:val="28"/>
        </w:rPr>
        <w:t>1</w:t>
      </w:r>
      <w:r>
        <w:rPr>
          <w:rFonts w:ascii="Times New Roman" w:hAnsi="Times New Roman"/>
          <w:sz w:val="28"/>
          <w:szCs w:val="28"/>
        </w:rPr>
        <w:t xml:space="preserve"> –Событие </w:t>
      </w:r>
      <w:r w:rsidR="00BD7117">
        <w:rPr>
          <w:rFonts w:ascii="Times New Roman" w:hAnsi="Times New Roman"/>
          <w:sz w:val="28"/>
          <w:szCs w:val="28"/>
        </w:rPr>
        <w:t>входа в аккаунт</w:t>
      </w:r>
    </w:p>
    <w:p w14:paraId="7FD1D61D" w14:textId="30100F2C" w:rsidR="00BD7117" w:rsidRDefault="00BD7117" w:rsidP="00715A16">
      <w:pPr>
        <w:tabs>
          <w:tab w:val="left" w:pos="993"/>
        </w:tabs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</w:p>
    <w:p w14:paraId="1980E90E" w14:textId="59F666FD" w:rsidR="00BD7117" w:rsidRDefault="00BD7117" w:rsidP="00BD7117">
      <w:pPr>
        <w:tabs>
          <w:tab w:val="left" w:pos="993"/>
        </w:tabs>
        <w:spacing w:before="120"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 базе данных хранятся все записи о созданных пользователях и дополнительные сведения об их статусе (рисунок 1</w:t>
      </w:r>
      <w:r w:rsidR="00B51A67" w:rsidRPr="00B51A67">
        <w:rPr>
          <w:rFonts w:ascii="Times New Roman" w:hAnsi="Times New Roman"/>
          <w:sz w:val="28"/>
          <w:szCs w:val="28"/>
        </w:rPr>
        <w:t>2</w:t>
      </w:r>
      <w:r>
        <w:rPr>
          <w:rFonts w:ascii="Times New Roman" w:hAnsi="Times New Roman"/>
          <w:sz w:val="28"/>
          <w:szCs w:val="28"/>
        </w:rPr>
        <w:t>).</w:t>
      </w:r>
    </w:p>
    <w:p w14:paraId="644532D2" w14:textId="4DBB8FE9" w:rsidR="00BD7117" w:rsidRDefault="00BD7117" w:rsidP="00BD7117">
      <w:pPr>
        <w:tabs>
          <w:tab w:val="left" w:pos="993"/>
        </w:tabs>
        <w:spacing w:before="120"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7322CF8A" w14:textId="2D2EDCF4" w:rsidR="00BD7117" w:rsidRDefault="00BD7117" w:rsidP="00715A16">
      <w:pPr>
        <w:tabs>
          <w:tab w:val="left" w:pos="993"/>
        </w:tabs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 w:rsidRPr="00BD7117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7034A131" wp14:editId="1E305374">
            <wp:extent cx="5940425" cy="309880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b="37032"/>
                    <a:stretch/>
                  </pic:blipFill>
                  <pic:spPr bwMode="auto">
                    <a:xfrm>
                      <a:off x="0" y="0"/>
                      <a:ext cx="5940425" cy="309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217AE9" w14:textId="2D0570C4" w:rsidR="00057841" w:rsidRPr="00057841" w:rsidRDefault="00BD7117" w:rsidP="00F0717C">
      <w:pPr>
        <w:tabs>
          <w:tab w:val="left" w:pos="993"/>
        </w:tabs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1</w:t>
      </w:r>
      <w:r w:rsidR="00B51A67" w:rsidRPr="00B51A67">
        <w:rPr>
          <w:rFonts w:ascii="Times New Roman" w:hAnsi="Times New Roman"/>
          <w:sz w:val="28"/>
          <w:szCs w:val="28"/>
        </w:rPr>
        <w:t>2</w:t>
      </w:r>
      <w:r>
        <w:rPr>
          <w:rFonts w:ascii="Times New Roman" w:hAnsi="Times New Roman"/>
          <w:sz w:val="28"/>
          <w:szCs w:val="28"/>
        </w:rPr>
        <w:t xml:space="preserve"> – Пример записи в базе данных</w:t>
      </w:r>
    </w:p>
    <w:p w14:paraId="07DE30E1" w14:textId="2C072BBA" w:rsidR="00057841" w:rsidRPr="00090750" w:rsidRDefault="00057841" w:rsidP="0087151E">
      <w:pPr>
        <w:pStyle w:val="2"/>
        <w:spacing w:before="0" w:line="360" w:lineRule="auto"/>
        <w:ind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090750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 xml:space="preserve"> </w:t>
      </w:r>
      <w:bookmarkStart w:id="39" w:name="_Toc168921883"/>
      <w:r w:rsidRPr="00090750">
        <w:rPr>
          <w:rFonts w:ascii="Times New Roman" w:hAnsi="Times New Roman" w:cs="Times New Roman"/>
          <w:b/>
          <w:bCs/>
          <w:color w:val="auto"/>
          <w:sz w:val="28"/>
          <w:szCs w:val="28"/>
        </w:rPr>
        <w:t>2.</w:t>
      </w:r>
      <w:r w:rsidR="00303657" w:rsidRPr="00090750">
        <w:rPr>
          <w:rFonts w:ascii="Times New Roman" w:hAnsi="Times New Roman" w:cs="Times New Roman"/>
          <w:b/>
          <w:bCs/>
          <w:color w:val="auto"/>
          <w:sz w:val="28"/>
          <w:szCs w:val="28"/>
        </w:rPr>
        <w:t>6</w:t>
      </w:r>
      <w:r w:rsidRPr="00090750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Обеспечение информационной безопасности при эксплуатации ИС</w:t>
      </w:r>
      <w:bookmarkEnd w:id="39"/>
    </w:p>
    <w:p w14:paraId="663618F6" w14:textId="4BC49072" w:rsidR="00057841" w:rsidRPr="00057841" w:rsidRDefault="00057841" w:rsidP="00057841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bookmarkStart w:id="40" w:name="_Hlk168879329"/>
      <w:r w:rsidRPr="00057841">
        <w:rPr>
          <w:rFonts w:ascii="Times New Roman" w:hAnsi="Times New Roman"/>
          <w:sz w:val="28"/>
          <w:szCs w:val="28"/>
        </w:rPr>
        <w:t xml:space="preserve">Основные меры по обеспечению безопасности: </w:t>
      </w:r>
    </w:p>
    <w:p w14:paraId="44687966" w14:textId="1E8F84B3" w:rsidR="00057841" w:rsidRPr="0084578E" w:rsidRDefault="00057841" w:rsidP="00057841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057841">
        <w:rPr>
          <w:rFonts w:ascii="Times New Roman" w:hAnsi="Times New Roman"/>
          <w:sz w:val="28"/>
          <w:szCs w:val="28"/>
        </w:rPr>
        <w:t xml:space="preserve">- </w:t>
      </w:r>
      <w:r w:rsidR="0084578E">
        <w:rPr>
          <w:rFonts w:ascii="Times New Roman" w:hAnsi="Times New Roman"/>
          <w:sz w:val="28"/>
          <w:szCs w:val="28"/>
        </w:rPr>
        <w:t>ш</w:t>
      </w:r>
      <w:r w:rsidRPr="00057841">
        <w:rPr>
          <w:rFonts w:ascii="Times New Roman" w:hAnsi="Times New Roman"/>
          <w:sz w:val="28"/>
          <w:szCs w:val="28"/>
        </w:rPr>
        <w:t>ифрование данных: шифрование паролей пользователей и конфиденциальных данных</w:t>
      </w:r>
      <w:r w:rsidR="00B51A67">
        <w:rPr>
          <w:rFonts w:ascii="Times New Roman" w:hAnsi="Times New Roman"/>
          <w:sz w:val="28"/>
          <w:szCs w:val="28"/>
        </w:rPr>
        <w:t xml:space="preserve"> (рисунок 13, 14)</w:t>
      </w:r>
      <w:r w:rsidR="0084578E" w:rsidRPr="0084578E">
        <w:rPr>
          <w:rFonts w:ascii="Times New Roman" w:hAnsi="Times New Roman"/>
          <w:sz w:val="28"/>
          <w:szCs w:val="28"/>
        </w:rPr>
        <w:t>;</w:t>
      </w:r>
    </w:p>
    <w:p w14:paraId="28526B4A" w14:textId="6B612655" w:rsidR="00057841" w:rsidRDefault="00057841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057841">
        <w:rPr>
          <w:rFonts w:ascii="Times New Roman" w:hAnsi="Times New Roman"/>
          <w:sz w:val="28"/>
          <w:szCs w:val="28"/>
        </w:rPr>
        <w:t xml:space="preserve">- </w:t>
      </w:r>
      <w:r w:rsidR="0084578E">
        <w:rPr>
          <w:rFonts w:ascii="Times New Roman" w:hAnsi="Times New Roman"/>
          <w:sz w:val="28"/>
          <w:szCs w:val="28"/>
        </w:rPr>
        <w:t>а</w:t>
      </w:r>
      <w:r w:rsidRPr="00057841">
        <w:rPr>
          <w:rFonts w:ascii="Times New Roman" w:hAnsi="Times New Roman"/>
          <w:sz w:val="28"/>
          <w:szCs w:val="28"/>
        </w:rPr>
        <w:t>утентификация и авторизация: использование надежных методов аутентификации и разграничение прав доступа</w:t>
      </w:r>
      <w:r w:rsidR="00274A31">
        <w:rPr>
          <w:rFonts w:ascii="Times New Roman" w:hAnsi="Times New Roman"/>
          <w:sz w:val="28"/>
          <w:szCs w:val="28"/>
        </w:rPr>
        <w:t>.</w:t>
      </w:r>
      <w:bookmarkEnd w:id="40"/>
    </w:p>
    <w:p w14:paraId="7CEAB605" w14:textId="5609AE3C" w:rsidR="00057841" w:rsidRDefault="001A6DE1" w:rsidP="001A6DE1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1A6DE1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4DF3A2D1" wp14:editId="75C6B5F7">
            <wp:extent cx="5940425" cy="2741930"/>
            <wp:effectExtent l="0" t="0" r="3175" b="127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4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E1009" w14:textId="28DBF32C" w:rsidR="001A6DE1" w:rsidRDefault="001A6DE1" w:rsidP="001A6DE1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1</w:t>
      </w:r>
      <w:r w:rsidR="00B51A67" w:rsidRPr="00274A31">
        <w:rPr>
          <w:rFonts w:ascii="Times New Roman" w:hAnsi="Times New Roman"/>
          <w:sz w:val="28"/>
          <w:szCs w:val="28"/>
        </w:rPr>
        <w:t>3</w:t>
      </w:r>
      <w:r>
        <w:rPr>
          <w:rFonts w:ascii="Times New Roman" w:hAnsi="Times New Roman"/>
          <w:sz w:val="28"/>
          <w:szCs w:val="28"/>
        </w:rPr>
        <w:t xml:space="preserve"> – Метод </w:t>
      </w:r>
      <w:r w:rsidRPr="001A6DE1">
        <w:rPr>
          <w:rFonts w:ascii="Times New Roman" w:hAnsi="Times New Roman"/>
          <w:sz w:val="28"/>
          <w:szCs w:val="28"/>
        </w:rPr>
        <w:t>криптографическ</w:t>
      </w:r>
      <w:r>
        <w:rPr>
          <w:rFonts w:ascii="Times New Roman" w:hAnsi="Times New Roman"/>
          <w:sz w:val="28"/>
          <w:szCs w:val="28"/>
        </w:rPr>
        <w:t xml:space="preserve">ого </w:t>
      </w:r>
      <w:proofErr w:type="spellStart"/>
      <w:r w:rsidRPr="001A6DE1">
        <w:rPr>
          <w:rFonts w:ascii="Times New Roman" w:hAnsi="Times New Roman"/>
          <w:sz w:val="28"/>
          <w:szCs w:val="28"/>
        </w:rPr>
        <w:t>хэш</w:t>
      </w:r>
      <w:r>
        <w:rPr>
          <w:rFonts w:ascii="Times New Roman" w:hAnsi="Times New Roman"/>
          <w:sz w:val="28"/>
          <w:szCs w:val="28"/>
        </w:rPr>
        <w:t>ирования</w:t>
      </w:r>
      <w:proofErr w:type="spellEnd"/>
    </w:p>
    <w:p w14:paraId="6FFB173D" w14:textId="77777777" w:rsidR="001A6DE1" w:rsidRDefault="001A6DE1" w:rsidP="001A6DE1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</w:p>
    <w:p w14:paraId="5C26A93F" w14:textId="5F1FB5B6" w:rsidR="001A6DE1" w:rsidRDefault="001A6DE1" w:rsidP="001A6DE1">
      <w:pPr>
        <w:spacing w:after="0"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bookmarkStart w:id="41" w:name="_Hlk168879349"/>
      <w:r w:rsidRPr="001A6DE1">
        <w:rPr>
          <w:rFonts w:ascii="Times New Roman" w:hAnsi="Times New Roman"/>
          <w:sz w:val="28"/>
          <w:szCs w:val="28"/>
        </w:rPr>
        <w:t xml:space="preserve">В этой строке кода используется для преобразования каждого байта хэша в его шестнадцатеричное представление. В качестве аргумента X2 передается методу </w:t>
      </w:r>
      <w:proofErr w:type="spellStart"/>
      <w:r w:rsidRPr="001A6DE1">
        <w:rPr>
          <w:rFonts w:ascii="Times New Roman" w:hAnsi="Times New Roman"/>
          <w:sz w:val="28"/>
          <w:szCs w:val="28"/>
        </w:rPr>
        <w:t>ToString</w:t>
      </w:r>
      <w:proofErr w:type="spellEnd"/>
      <w:r w:rsidRPr="001A6DE1">
        <w:rPr>
          <w:rFonts w:ascii="Times New Roman" w:hAnsi="Times New Roman"/>
          <w:sz w:val="28"/>
          <w:szCs w:val="28"/>
        </w:rPr>
        <w:t>, что указывает на то, что байт должен быть преобразован в шестнадцатеричное число в верхнем регистре и занимать два символа (если число представляется одним символом, перед ним будет добавлен ноль). Например, если байт хэша равен 10, то без использования X2 он бы был преобразован в строку 10. Однако с использованием X2 он будет преобразован в строку 0A, что является правильным шестнадцатеричным представлением числа 10. Это шестнадцатеричное представление используется для удобства визуализации и сохранения хэш-значения в текстовом формате, например, для его передачи по сети или сохранения в файле.</w:t>
      </w:r>
    </w:p>
    <w:bookmarkEnd w:id="41"/>
    <w:p w14:paraId="5E8B031F" w14:textId="77777777" w:rsidR="001A6DE1" w:rsidRDefault="001A6DE1" w:rsidP="001A6DE1">
      <w:pPr>
        <w:spacing w:after="0"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</w:p>
    <w:p w14:paraId="59D3D010" w14:textId="77777777" w:rsidR="001A6DE1" w:rsidRDefault="001A6DE1" w:rsidP="001A6DE1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 w:rsidRPr="00BD7117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4B1EA8E2" wp14:editId="3EDA97DC">
            <wp:extent cx="3072134" cy="53340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31135" t="-1" r="39127" b="37676"/>
                    <a:stretch/>
                  </pic:blipFill>
                  <pic:spPr bwMode="auto">
                    <a:xfrm>
                      <a:off x="0" y="0"/>
                      <a:ext cx="3106779" cy="5394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E1D114" w14:textId="0A500D28" w:rsidR="001A6DE1" w:rsidRDefault="001A6DE1" w:rsidP="001A6DE1">
      <w:pPr>
        <w:spacing w:after="0" w:line="360" w:lineRule="auto"/>
        <w:jc w:val="center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Рисунок 1</w:t>
      </w:r>
      <w:r w:rsidR="00622039">
        <w:rPr>
          <w:rFonts w:ascii="Times New Roman" w:hAnsi="Times New Roman"/>
          <w:sz w:val="28"/>
          <w:szCs w:val="28"/>
          <w:lang w:eastAsia="ru-RU"/>
        </w:rPr>
        <w:t>4</w:t>
      </w:r>
      <w:r>
        <w:rPr>
          <w:rFonts w:ascii="Times New Roman" w:hAnsi="Times New Roman"/>
          <w:sz w:val="28"/>
          <w:szCs w:val="28"/>
          <w:lang w:eastAsia="ru-RU"/>
        </w:rPr>
        <w:t xml:space="preserve"> - Вид хранимого в базе пароля</w:t>
      </w:r>
    </w:p>
    <w:p w14:paraId="103BAE00" w14:textId="77777777" w:rsidR="001A6DE1" w:rsidRPr="00057841" w:rsidRDefault="001A6DE1" w:rsidP="001A6DE1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</w:p>
    <w:p w14:paraId="1D3C59B5" w14:textId="75542CE8" w:rsidR="00057841" w:rsidRPr="00090750" w:rsidRDefault="00057841" w:rsidP="0087151E">
      <w:pPr>
        <w:pStyle w:val="2"/>
        <w:spacing w:before="0" w:line="360" w:lineRule="auto"/>
        <w:ind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090750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bookmarkStart w:id="42" w:name="_Toc168921884"/>
      <w:r w:rsidRPr="00090750">
        <w:rPr>
          <w:rFonts w:ascii="Times New Roman" w:hAnsi="Times New Roman" w:cs="Times New Roman"/>
          <w:b/>
          <w:bCs/>
          <w:color w:val="auto"/>
          <w:sz w:val="28"/>
          <w:szCs w:val="28"/>
        </w:rPr>
        <w:t>2.8 Описание технологии работы с ИС</w:t>
      </w:r>
      <w:bookmarkEnd w:id="42"/>
    </w:p>
    <w:p w14:paraId="16F9B623" w14:textId="581BD269" w:rsidR="00667E9B" w:rsidRDefault="00667E9B" w:rsidP="00667E9B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bookmarkStart w:id="43" w:name="_Hlk168879604"/>
      <w:r>
        <w:rPr>
          <w:rFonts w:ascii="Times New Roman" w:hAnsi="Times New Roman"/>
          <w:sz w:val="28"/>
          <w:szCs w:val="28"/>
        </w:rPr>
        <w:t>Пользователи сайта начинают свое взаимодействие с подсистемой на главной странице, которая разбита на несколько блоков: блок сотрудников</w:t>
      </w:r>
      <w:r w:rsidR="00AD3F87">
        <w:rPr>
          <w:rFonts w:ascii="Times New Roman" w:hAnsi="Times New Roman"/>
          <w:sz w:val="28"/>
          <w:szCs w:val="28"/>
        </w:rPr>
        <w:t>, который могут просматривать только администраторы</w:t>
      </w:r>
      <w:r>
        <w:rPr>
          <w:rFonts w:ascii="Times New Roman" w:hAnsi="Times New Roman"/>
          <w:sz w:val="28"/>
          <w:szCs w:val="28"/>
        </w:rPr>
        <w:t>, блок уведомлений и блок главного окна.</w:t>
      </w:r>
    </w:p>
    <w:p w14:paraId="2D5DD5A3" w14:textId="364CA8EC" w:rsidR="00AD3F87" w:rsidRPr="00AD3F87" w:rsidRDefault="00AD3F87" w:rsidP="00667E9B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bookmarkStart w:id="44" w:name="_Hlk168879619"/>
      <w:bookmarkEnd w:id="43"/>
      <w:r>
        <w:rPr>
          <w:rFonts w:ascii="Times New Roman" w:hAnsi="Times New Roman"/>
          <w:sz w:val="28"/>
          <w:szCs w:val="28"/>
        </w:rPr>
        <w:t xml:space="preserve">На рисунке 15 изображен блок «Сотрудники», в котором показаны все сотрудники(пользователи) с указанием их основной информации, при выборе сотрудника снизу в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TexBox</w:t>
      </w:r>
      <w:proofErr w:type="spellEnd"/>
      <w:r>
        <w:rPr>
          <w:rFonts w:ascii="Times New Roman" w:hAnsi="Times New Roman"/>
          <w:sz w:val="28"/>
          <w:szCs w:val="28"/>
        </w:rPr>
        <w:t xml:space="preserve"> будет отображаться информация о выбранном пользователе </w:t>
      </w:r>
      <w:r w:rsidR="00F27E26">
        <w:rPr>
          <w:rFonts w:ascii="Times New Roman" w:hAnsi="Times New Roman"/>
          <w:sz w:val="28"/>
          <w:szCs w:val="28"/>
        </w:rPr>
        <w:t>(</w:t>
      </w:r>
      <w:r>
        <w:rPr>
          <w:rFonts w:ascii="Times New Roman" w:hAnsi="Times New Roman"/>
          <w:sz w:val="28"/>
          <w:szCs w:val="28"/>
        </w:rPr>
        <w:t>рисунок 16</w:t>
      </w:r>
      <w:r w:rsidR="00F27E26">
        <w:rPr>
          <w:rFonts w:ascii="Times New Roman" w:hAnsi="Times New Roman"/>
          <w:sz w:val="28"/>
          <w:szCs w:val="28"/>
        </w:rPr>
        <w:t>).</w:t>
      </w:r>
      <w:r>
        <w:rPr>
          <w:rFonts w:ascii="Times New Roman" w:hAnsi="Times New Roman"/>
          <w:sz w:val="28"/>
          <w:szCs w:val="28"/>
        </w:rPr>
        <w:t xml:space="preserve"> </w:t>
      </w:r>
    </w:p>
    <w:bookmarkEnd w:id="44"/>
    <w:p w14:paraId="33A2D534" w14:textId="34A0AC35" w:rsidR="00667E9B" w:rsidRDefault="00667E9B" w:rsidP="00667E9B">
      <w:pPr>
        <w:tabs>
          <w:tab w:val="left" w:pos="993"/>
        </w:tabs>
        <w:spacing w:after="0" w:line="360" w:lineRule="auto"/>
        <w:jc w:val="both"/>
        <w:rPr>
          <w:rFonts w:ascii="Times New Roman" w:hAnsi="Times New Roman"/>
          <w:sz w:val="28"/>
          <w:szCs w:val="28"/>
          <w:lang w:val="en-US"/>
        </w:rPr>
      </w:pPr>
      <w:r w:rsidRPr="00667E9B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12FB3F01" wp14:editId="1C392571">
            <wp:extent cx="5940425" cy="328358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8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B0555" w14:textId="575E2C54" w:rsidR="00667E9B" w:rsidRDefault="00667E9B" w:rsidP="00667E9B">
      <w:pPr>
        <w:tabs>
          <w:tab w:val="left" w:pos="993"/>
        </w:tabs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15 – Блок сотрудников</w:t>
      </w:r>
    </w:p>
    <w:p w14:paraId="52D768E8" w14:textId="318730AE" w:rsidR="00667E9B" w:rsidRDefault="00537EC4" w:rsidP="00667E9B">
      <w:pPr>
        <w:tabs>
          <w:tab w:val="left" w:pos="993"/>
        </w:tabs>
        <w:spacing w:after="0" w:line="360" w:lineRule="auto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 xml:space="preserve"> </w:t>
      </w:r>
    </w:p>
    <w:p w14:paraId="2A6348D2" w14:textId="1620483E" w:rsidR="00AD3F87" w:rsidRDefault="00AD3F87" w:rsidP="00AD3F87">
      <w:pPr>
        <w:tabs>
          <w:tab w:val="left" w:pos="993"/>
        </w:tabs>
        <w:spacing w:after="0" w:line="360" w:lineRule="auto"/>
        <w:jc w:val="center"/>
        <w:rPr>
          <w:rFonts w:ascii="Times New Roman" w:hAnsi="Times New Roman"/>
          <w:sz w:val="28"/>
          <w:szCs w:val="28"/>
          <w:lang w:val="en-US"/>
        </w:rPr>
      </w:pPr>
      <w:r w:rsidRPr="00AD3F87">
        <w:rPr>
          <w:rFonts w:ascii="Times New Roman" w:hAnsi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FD7A02A" wp14:editId="5BFD0E73">
            <wp:extent cx="5940425" cy="280416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02CAA" w14:textId="00071DE1" w:rsidR="00AD3F87" w:rsidRDefault="00AD3F87" w:rsidP="00AD3F87">
      <w:pPr>
        <w:tabs>
          <w:tab w:val="left" w:pos="993"/>
        </w:tabs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16 – Блок информации выбранного сотрудника</w:t>
      </w:r>
    </w:p>
    <w:p w14:paraId="2C11F9C3" w14:textId="48A76A15" w:rsidR="00AD3F87" w:rsidRDefault="00AD3F87" w:rsidP="00AD3F87">
      <w:pPr>
        <w:tabs>
          <w:tab w:val="left" w:pos="993"/>
        </w:tabs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</w:p>
    <w:p w14:paraId="599D909A" w14:textId="2F8EC22B" w:rsidR="00AD3F87" w:rsidRPr="00981246" w:rsidRDefault="00AD3F87" w:rsidP="00981246">
      <w:pPr>
        <w:tabs>
          <w:tab w:val="left" w:pos="993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bookmarkStart w:id="45" w:name="_Hlk168879642"/>
      <w:r>
        <w:rPr>
          <w:rFonts w:ascii="Times New Roman" w:hAnsi="Times New Roman"/>
          <w:sz w:val="28"/>
          <w:szCs w:val="28"/>
        </w:rPr>
        <w:t>Нажав на кнопку «Изменить», мы попадаем на страницу редактирования сотрудников</w:t>
      </w:r>
      <w:r w:rsidR="00981246">
        <w:rPr>
          <w:rFonts w:ascii="Times New Roman" w:hAnsi="Times New Roman"/>
          <w:sz w:val="28"/>
          <w:szCs w:val="28"/>
        </w:rPr>
        <w:t xml:space="preserve"> </w:t>
      </w:r>
      <w:r w:rsidR="00AA4E1C">
        <w:rPr>
          <w:rFonts w:ascii="Times New Roman" w:hAnsi="Times New Roman"/>
          <w:sz w:val="28"/>
          <w:szCs w:val="28"/>
        </w:rPr>
        <w:t>(</w:t>
      </w:r>
      <w:r w:rsidR="00981246">
        <w:rPr>
          <w:rFonts w:ascii="Times New Roman" w:hAnsi="Times New Roman"/>
          <w:sz w:val="28"/>
          <w:szCs w:val="28"/>
        </w:rPr>
        <w:t>рисунок 17</w:t>
      </w:r>
      <w:r w:rsidR="00AA4E1C">
        <w:rPr>
          <w:rFonts w:ascii="Times New Roman" w:hAnsi="Times New Roman"/>
          <w:sz w:val="28"/>
          <w:szCs w:val="28"/>
        </w:rPr>
        <w:t>)</w:t>
      </w:r>
      <w:r>
        <w:rPr>
          <w:rFonts w:ascii="Times New Roman" w:hAnsi="Times New Roman"/>
          <w:sz w:val="28"/>
          <w:szCs w:val="28"/>
        </w:rPr>
        <w:t xml:space="preserve">, где </w:t>
      </w:r>
      <w:r w:rsidR="00BC090C">
        <w:rPr>
          <w:rFonts w:ascii="Times New Roman" w:hAnsi="Times New Roman"/>
          <w:sz w:val="28"/>
          <w:szCs w:val="28"/>
        </w:rPr>
        <w:t xml:space="preserve">возможно </w:t>
      </w:r>
      <w:r>
        <w:rPr>
          <w:rFonts w:ascii="Times New Roman" w:hAnsi="Times New Roman"/>
          <w:sz w:val="28"/>
          <w:szCs w:val="28"/>
        </w:rPr>
        <w:t>добавить</w:t>
      </w:r>
      <w:r w:rsidR="000149CC">
        <w:rPr>
          <w:rFonts w:ascii="Times New Roman" w:hAnsi="Times New Roman"/>
          <w:sz w:val="28"/>
          <w:szCs w:val="28"/>
        </w:rPr>
        <w:t xml:space="preserve"> или</w:t>
      </w:r>
      <w:r>
        <w:rPr>
          <w:rFonts w:ascii="Times New Roman" w:hAnsi="Times New Roman"/>
          <w:sz w:val="28"/>
          <w:szCs w:val="28"/>
        </w:rPr>
        <w:t xml:space="preserve"> изменить</w:t>
      </w:r>
      <w:r w:rsidR="000149CC">
        <w:rPr>
          <w:rFonts w:ascii="Times New Roman" w:hAnsi="Times New Roman"/>
          <w:sz w:val="28"/>
          <w:szCs w:val="28"/>
        </w:rPr>
        <w:t xml:space="preserve"> информацию о сотруднике.</w:t>
      </w:r>
      <w:bookmarkEnd w:id="45"/>
    </w:p>
    <w:p w14:paraId="4CB4127E" w14:textId="15F65DD9" w:rsidR="00AD3F87" w:rsidRDefault="00AD3F87" w:rsidP="00981246">
      <w:pPr>
        <w:tabs>
          <w:tab w:val="left" w:pos="993"/>
        </w:tabs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 w:rsidRPr="00AD3F87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000FE45E" wp14:editId="4365E294">
            <wp:extent cx="4973781" cy="2722687"/>
            <wp:effectExtent l="0" t="0" r="0" b="190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86686" cy="2729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B0774" w14:textId="3D3D8AF7" w:rsidR="00981246" w:rsidRDefault="00981246" w:rsidP="00981246">
      <w:pPr>
        <w:tabs>
          <w:tab w:val="left" w:pos="993"/>
        </w:tabs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17 – страница редактирования сотрудников</w:t>
      </w:r>
    </w:p>
    <w:p w14:paraId="24571B56" w14:textId="77777777" w:rsidR="00981246" w:rsidRPr="006D0843" w:rsidRDefault="00981246" w:rsidP="00594C6A">
      <w:pPr>
        <w:tabs>
          <w:tab w:val="left" w:pos="993"/>
        </w:tabs>
        <w:spacing w:after="0" w:line="360" w:lineRule="auto"/>
        <w:rPr>
          <w:rFonts w:ascii="Times New Roman" w:hAnsi="Times New Roman"/>
          <w:sz w:val="28"/>
          <w:szCs w:val="28"/>
        </w:rPr>
      </w:pPr>
    </w:p>
    <w:p w14:paraId="61273EBB" w14:textId="0FD4EFA9" w:rsidR="00335DBA" w:rsidRDefault="00981246" w:rsidP="00981246">
      <w:pPr>
        <w:tabs>
          <w:tab w:val="left" w:pos="993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bookmarkStart w:id="46" w:name="_Hlk168879651"/>
      <w:r>
        <w:rPr>
          <w:rFonts w:ascii="Times New Roman" w:hAnsi="Times New Roman"/>
          <w:sz w:val="28"/>
          <w:szCs w:val="28"/>
        </w:rPr>
        <w:t>При нажатии на кнопку «Скрыть» пользователь перестанет отображаться в системе, это сделано для того</w:t>
      </w:r>
      <w:r w:rsidR="00335DBA">
        <w:rPr>
          <w:rFonts w:ascii="Times New Roman" w:hAnsi="Times New Roman"/>
          <w:sz w:val="28"/>
          <w:szCs w:val="28"/>
        </w:rPr>
        <w:t>,</w:t>
      </w:r>
      <w:r>
        <w:rPr>
          <w:rFonts w:ascii="Times New Roman" w:hAnsi="Times New Roman"/>
          <w:sz w:val="28"/>
          <w:szCs w:val="28"/>
        </w:rPr>
        <w:t xml:space="preserve"> чтобы при увольнении сотрудника в системе оставались поручения, которые были назначены ему</w:t>
      </w:r>
      <w:r w:rsidRPr="00981246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</w:rPr>
        <w:t xml:space="preserve"> </w:t>
      </w:r>
      <w:bookmarkStart w:id="47" w:name="_Hlk168880172"/>
      <w:bookmarkEnd w:id="46"/>
    </w:p>
    <w:p w14:paraId="76FAE87A" w14:textId="195AB36A" w:rsidR="00104208" w:rsidRDefault="00104208" w:rsidP="00981246">
      <w:pPr>
        <w:tabs>
          <w:tab w:val="left" w:pos="993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14:paraId="47A1B483" w14:textId="27D2B3C0" w:rsidR="00104208" w:rsidRPr="00F53A39" w:rsidRDefault="00104208" w:rsidP="00F53A39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F53A39">
        <w:rPr>
          <w:rFonts w:ascii="Times New Roman" w:hAnsi="Times New Roman"/>
          <w:sz w:val="28"/>
          <w:szCs w:val="28"/>
        </w:rPr>
        <w:lastRenderedPageBreak/>
        <w:t>Процесс работы с окном добавления поручения в системе управления поручениями сотрудников включает несколько этапов:</w:t>
      </w:r>
    </w:p>
    <w:p w14:paraId="59469A00" w14:textId="7BDD953C" w:rsidR="00A77C95" w:rsidRPr="00F53A39" w:rsidRDefault="00A77C95" w:rsidP="00F53A39">
      <w:pPr>
        <w:pStyle w:val="a3"/>
        <w:numPr>
          <w:ilvl w:val="0"/>
          <w:numId w:val="21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F53A39">
        <w:rPr>
          <w:rFonts w:ascii="Times New Roman" w:hAnsi="Times New Roman"/>
          <w:sz w:val="28"/>
          <w:szCs w:val="28"/>
        </w:rPr>
        <w:t>открытие окна добавления поручения: после авторизации пользователь попадает на главную страницу приложения, где в верхнем меню или панели навигации доступна кнопка «Добавить поручение»;</w:t>
      </w:r>
    </w:p>
    <w:p w14:paraId="1B60FED4" w14:textId="0CE01565" w:rsidR="004621E8" w:rsidRPr="004621E8" w:rsidRDefault="00A77C95" w:rsidP="004621E8">
      <w:pPr>
        <w:pStyle w:val="a3"/>
        <w:numPr>
          <w:ilvl w:val="0"/>
          <w:numId w:val="21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F53A39">
        <w:rPr>
          <w:rFonts w:ascii="Times New Roman" w:hAnsi="Times New Roman"/>
          <w:sz w:val="28"/>
          <w:szCs w:val="28"/>
        </w:rPr>
        <w:t>заполнение формы поручения</w:t>
      </w:r>
      <w:r w:rsidR="00370F6B">
        <w:rPr>
          <w:rFonts w:ascii="Times New Roman" w:hAnsi="Times New Roman"/>
          <w:sz w:val="28"/>
          <w:szCs w:val="28"/>
        </w:rPr>
        <w:t xml:space="preserve"> </w:t>
      </w:r>
      <w:r w:rsidR="00AA4E1C">
        <w:rPr>
          <w:rFonts w:ascii="Times New Roman" w:hAnsi="Times New Roman"/>
          <w:sz w:val="28"/>
          <w:szCs w:val="28"/>
        </w:rPr>
        <w:t>(</w:t>
      </w:r>
      <w:r w:rsidR="00370F6B">
        <w:rPr>
          <w:rFonts w:ascii="Times New Roman" w:hAnsi="Times New Roman"/>
          <w:sz w:val="28"/>
          <w:szCs w:val="28"/>
        </w:rPr>
        <w:t>рисун</w:t>
      </w:r>
      <w:r w:rsidR="00AA4E1C">
        <w:rPr>
          <w:rFonts w:ascii="Times New Roman" w:hAnsi="Times New Roman"/>
          <w:sz w:val="28"/>
          <w:szCs w:val="28"/>
        </w:rPr>
        <w:t xml:space="preserve">ок </w:t>
      </w:r>
      <w:r w:rsidR="00370F6B">
        <w:rPr>
          <w:rFonts w:ascii="Times New Roman" w:hAnsi="Times New Roman"/>
          <w:sz w:val="28"/>
          <w:szCs w:val="28"/>
        </w:rPr>
        <w:t>1</w:t>
      </w:r>
      <w:r w:rsidR="00AA4E1C">
        <w:rPr>
          <w:rFonts w:ascii="Times New Roman" w:hAnsi="Times New Roman"/>
          <w:sz w:val="28"/>
          <w:szCs w:val="28"/>
        </w:rPr>
        <w:t>8)</w:t>
      </w:r>
      <w:r w:rsidR="00C3096F" w:rsidRPr="004621E8">
        <w:rPr>
          <w:rFonts w:ascii="Times New Roman" w:hAnsi="Times New Roman"/>
          <w:sz w:val="28"/>
          <w:szCs w:val="28"/>
        </w:rPr>
        <w:t>;</w:t>
      </w:r>
    </w:p>
    <w:p w14:paraId="08101B01" w14:textId="1AB04BD5" w:rsidR="004621E8" w:rsidRDefault="004621E8" w:rsidP="004621E8">
      <w:pPr>
        <w:tabs>
          <w:tab w:val="left" w:pos="1134"/>
        </w:tabs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 w:rsidRPr="004621E8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09B1421C" wp14:editId="097E9830">
            <wp:extent cx="5940425" cy="1825625"/>
            <wp:effectExtent l="0" t="0" r="3175" b="3175"/>
            <wp:docPr id="116" name="Рисунок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2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9FA06" w14:textId="4F289E7A" w:rsidR="004621E8" w:rsidRDefault="004621E8" w:rsidP="004621E8">
      <w:pPr>
        <w:tabs>
          <w:tab w:val="left" w:pos="1134"/>
        </w:tabs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1</w:t>
      </w:r>
      <w:r w:rsidR="00AA4E1C">
        <w:rPr>
          <w:rFonts w:ascii="Times New Roman" w:hAnsi="Times New Roman"/>
          <w:sz w:val="28"/>
          <w:szCs w:val="28"/>
        </w:rPr>
        <w:t>8</w:t>
      </w:r>
      <w:r>
        <w:rPr>
          <w:rFonts w:ascii="Times New Roman" w:hAnsi="Times New Roman"/>
          <w:sz w:val="28"/>
          <w:szCs w:val="28"/>
        </w:rPr>
        <w:t xml:space="preserve"> – Форма поручения</w:t>
      </w:r>
    </w:p>
    <w:p w14:paraId="09848FB0" w14:textId="77777777" w:rsidR="004621E8" w:rsidRPr="004621E8" w:rsidRDefault="004621E8" w:rsidP="004621E8">
      <w:pPr>
        <w:tabs>
          <w:tab w:val="left" w:pos="1134"/>
        </w:tabs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</w:p>
    <w:p w14:paraId="2B9DDFFF" w14:textId="381CD843" w:rsidR="00C3096F" w:rsidRPr="00F53A39" w:rsidRDefault="00C3096F" w:rsidP="00F53A39">
      <w:pPr>
        <w:pStyle w:val="a3"/>
        <w:numPr>
          <w:ilvl w:val="0"/>
          <w:numId w:val="21"/>
        </w:numPr>
        <w:tabs>
          <w:tab w:val="clear" w:pos="720"/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F53A39">
        <w:rPr>
          <w:rFonts w:ascii="Times New Roman" w:hAnsi="Times New Roman"/>
          <w:sz w:val="28"/>
          <w:szCs w:val="28"/>
        </w:rPr>
        <w:t>сохранение поручения: п</w:t>
      </w:r>
      <w:r w:rsidRPr="00F53A39">
        <w:rPr>
          <w:rFonts w:ascii="Times New Roman" w:eastAsia="Times New Roman" w:hAnsi="Times New Roman"/>
          <w:sz w:val="28"/>
          <w:szCs w:val="28"/>
          <w:lang w:eastAsia="ru-RU"/>
        </w:rPr>
        <w:t>осле заполнения всех полей формы пользователь нажимает кнопку "Сохранить" или "Добавить поручение", система проверяет правильность и полноту введенных данных</w:t>
      </w:r>
      <w:r w:rsidR="00CA4D65" w:rsidRPr="00F53A39">
        <w:rPr>
          <w:rFonts w:ascii="Times New Roman" w:eastAsia="Times New Roman" w:hAnsi="Times New Roman"/>
          <w:sz w:val="28"/>
          <w:szCs w:val="28"/>
          <w:lang w:eastAsia="ru-RU"/>
        </w:rPr>
        <w:t>, е</w:t>
      </w:r>
      <w:r w:rsidRPr="00F53A39">
        <w:rPr>
          <w:rFonts w:ascii="Times New Roman" w:eastAsia="Times New Roman" w:hAnsi="Times New Roman"/>
          <w:sz w:val="28"/>
          <w:szCs w:val="28"/>
          <w:lang w:eastAsia="ru-RU"/>
        </w:rPr>
        <w:t>сли все данные корректны, поручение сохраняется в базе данных</w:t>
      </w:r>
      <w:r w:rsidR="00F53A39" w:rsidRPr="00F53A39">
        <w:rPr>
          <w:rFonts w:ascii="Times New Roman" w:eastAsia="Times New Roman" w:hAnsi="Times New Roman"/>
          <w:sz w:val="28"/>
          <w:szCs w:val="28"/>
          <w:lang w:eastAsia="ru-RU"/>
        </w:rPr>
        <w:t>;</w:t>
      </w:r>
    </w:p>
    <w:p w14:paraId="620D66D8" w14:textId="77777777" w:rsidR="00F53A39" w:rsidRDefault="00F53A39" w:rsidP="00F53A39">
      <w:pPr>
        <w:pStyle w:val="a3"/>
        <w:numPr>
          <w:ilvl w:val="0"/>
          <w:numId w:val="21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F53A39">
        <w:rPr>
          <w:rFonts w:ascii="Times New Roman" w:hAnsi="Times New Roman"/>
          <w:sz w:val="28"/>
          <w:szCs w:val="28"/>
        </w:rPr>
        <w:t>уведомление назначенного сотрудника: назначенному сотруднику автоматически отправляется уведомление о новом поручении. Уведомление появляется в окне уведомлений и отправляется на электронную почту.</w:t>
      </w:r>
    </w:p>
    <w:p w14:paraId="64D6984C" w14:textId="3A3C9CB5" w:rsidR="00981246" w:rsidRPr="00F53A39" w:rsidRDefault="00981246" w:rsidP="00F53A39">
      <w:pPr>
        <w:tabs>
          <w:tab w:val="left" w:pos="1134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F53A39">
        <w:rPr>
          <w:rFonts w:ascii="Times New Roman" w:hAnsi="Times New Roman"/>
          <w:sz w:val="28"/>
          <w:szCs w:val="28"/>
        </w:rPr>
        <w:t xml:space="preserve">Добавим нового сотрудника и укажем поручение </w:t>
      </w:r>
      <w:bookmarkEnd w:id="47"/>
      <w:r w:rsidR="00FC6C76">
        <w:rPr>
          <w:rFonts w:ascii="Times New Roman" w:hAnsi="Times New Roman"/>
          <w:sz w:val="28"/>
          <w:szCs w:val="28"/>
        </w:rPr>
        <w:t>(</w:t>
      </w:r>
      <w:r w:rsidRPr="00F53A39">
        <w:rPr>
          <w:rFonts w:ascii="Times New Roman" w:hAnsi="Times New Roman"/>
          <w:sz w:val="28"/>
          <w:szCs w:val="28"/>
        </w:rPr>
        <w:t>рисунок 1</w:t>
      </w:r>
      <w:r w:rsidR="00077224">
        <w:rPr>
          <w:rFonts w:ascii="Times New Roman" w:hAnsi="Times New Roman"/>
          <w:sz w:val="28"/>
          <w:szCs w:val="28"/>
        </w:rPr>
        <w:t>9</w:t>
      </w:r>
      <w:r w:rsidR="00FC6C76">
        <w:rPr>
          <w:rFonts w:ascii="Times New Roman" w:hAnsi="Times New Roman"/>
          <w:sz w:val="28"/>
          <w:szCs w:val="28"/>
        </w:rPr>
        <w:t>)</w:t>
      </w:r>
      <w:r w:rsidRPr="00F53A39">
        <w:rPr>
          <w:rFonts w:ascii="Times New Roman" w:hAnsi="Times New Roman"/>
          <w:sz w:val="28"/>
          <w:szCs w:val="28"/>
        </w:rPr>
        <w:t>.</w:t>
      </w:r>
    </w:p>
    <w:p w14:paraId="735BC944" w14:textId="3D0F6D01" w:rsidR="00981246" w:rsidRDefault="00F53A39" w:rsidP="006D0843">
      <w:pPr>
        <w:tabs>
          <w:tab w:val="left" w:pos="993"/>
        </w:tabs>
        <w:spacing w:after="0" w:line="360" w:lineRule="auto"/>
        <w:jc w:val="center"/>
        <w:rPr>
          <w:noProof/>
        </w:rPr>
      </w:pPr>
      <w:r w:rsidRPr="00F53A39">
        <w:rPr>
          <w:noProof/>
          <w:lang w:eastAsia="ru-RU"/>
        </w:rPr>
        <w:lastRenderedPageBreak/>
        <w:drawing>
          <wp:inline distT="0" distB="0" distL="0" distR="0" wp14:anchorId="13D594DC" wp14:editId="05211802">
            <wp:extent cx="4663440" cy="4578197"/>
            <wp:effectExtent l="0" t="0" r="3810" b="0"/>
            <wp:docPr id="115" name="Рисунок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69204" cy="4583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123DB" w14:textId="1D343953" w:rsidR="003D0670" w:rsidRPr="006D0843" w:rsidRDefault="003D0670" w:rsidP="006D0843">
      <w:pPr>
        <w:tabs>
          <w:tab w:val="left" w:pos="993"/>
        </w:tabs>
        <w:spacing w:after="0" w:line="360" w:lineRule="auto"/>
        <w:jc w:val="center"/>
        <w:rPr>
          <w:rFonts w:ascii="Times New Roman" w:hAnsi="Times New Roman"/>
          <w:noProof/>
          <w:sz w:val="28"/>
          <w:szCs w:val="28"/>
        </w:rPr>
      </w:pPr>
      <w:r w:rsidRPr="006D0843">
        <w:rPr>
          <w:rFonts w:ascii="Times New Roman" w:hAnsi="Times New Roman"/>
          <w:noProof/>
          <w:sz w:val="28"/>
          <w:szCs w:val="28"/>
        </w:rPr>
        <w:t>Рисунок 1</w:t>
      </w:r>
      <w:r w:rsidR="00AA4E1C">
        <w:rPr>
          <w:rFonts w:ascii="Times New Roman" w:hAnsi="Times New Roman"/>
          <w:noProof/>
          <w:sz w:val="28"/>
          <w:szCs w:val="28"/>
        </w:rPr>
        <w:t>9</w:t>
      </w:r>
      <w:r w:rsidRPr="006D0843">
        <w:rPr>
          <w:rFonts w:ascii="Times New Roman" w:hAnsi="Times New Roman"/>
          <w:noProof/>
          <w:sz w:val="28"/>
          <w:szCs w:val="28"/>
        </w:rPr>
        <w:t xml:space="preserve"> – Добавление сотрудника и поручения</w:t>
      </w:r>
    </w:p>
    <w:p w14:paraId="00CF5DAA" w14:textId="33CA108A" w:rsidR="004C3595" w:rsidRDefault="003D0670">
      <w:pPr>
        <w:tabs>
          <w:tab w:val="left" w:pos="993"/>
        </w:tabs>
        <w:spacing w:after="0" w:line="240" w:lineRule="auto"/>
        <w:jc w:val="both"/>
        <w:rPr>
          <w:noProof/>
        </w:rPr>
      </w:pPr>
      <w:r w:rsidRPr="003D0670">
        <w:rPr>
          <w:noProof/>
        </w:rPr>
        <w:t xml:space="preserve"> </w:t>
      </w:r>
    </w:p>
    <w:p w14:paraId="4037EC2D" w14:textId="2DE3B49B" w:rsidR="004C3595" w:rsidRPr="00AA4E1C" w:rsidRDefault="004C3595" w:rsidP="004C3595">
      <w:pPr>
        <w:tabs>
          <w:tab w:val="left" w:pos="993"/>
        </w:tabs>
        <w:spacing w:after="0" w:line="360" w:lineRule="auto"/>
        <w:jc w:val="both"/>
        <w:rPr>
          <w:rFonts w:ascii="Times New Roman" w:hAnsi="Times New Roman"/>
          <w:noProof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tab/>
        <w:t>Листинг методов добавления сотрудника и поручения</w:t>
      </w:r>
      <w:r w:rsidR="00AA4E1C">
        <w:rPr>
          <w:rFonts w:ascii="Times New Roman" w:hAnsi="Times New Roman"/>
          <w:noProof/>
          <w:sz w:val="28"/>
          <w:szCs w:val="28"/>
        </w:rPr>
        <w:t xml:space="preserve"> (рисунок 20, 21).</w:t>
      </w:r>
    </w:p>
    <w:p w14:paraId="0CA9BAB7" w14:textId="5F6CBB74" w:rsidR="004C3595" w:rsidRDefault="004C3595" w:rsidP="006D0843">
      <w:pPr>
        <w:tabs>
          <w:tab w:val="left" w:pos="993"/>
        </w:tabs>
        <w:spacing w:after="0" w:line="360" w:lineRule="auto"/>
        <w:jc w:val="center"/>
        <w:rPr>
          <w:noProof/>
        </w:rPr>
      </w:pPr>
      <w:r w:rsidRPr="004C3595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41934A34" wp14:editId="2307CFC8">
            <wp:extent cx="3958503" cy="1882140"/>
            <wp:effectExtent l="0" t="0" r="4445" b="3810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60486" cy="1883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A67C9" w14:textId="224C124D" w:rsidR="004C3595" w:rsidRPr="00D00EE0" w:rsidRDefault="004C3595" w:rsidP="006D0843">
      <w:pPr>
        <w:tabs>
          <w:tab w:val="left" w:pos="993"/>
        </w:tabs>
        <w:spacing w:after="0" w:line="360" w:lineRule="auto"/>
        <w:jc w:val="center"/>
        <w:rPr>
          <w:rFonts w:ascii="Times New Roman" w:hAnsi="Times New Roman"/>
          <w:noProof/>
          <w:sz w:val="28"/>
          <w:szCs w:val="28"/>
        </w:rPr>
      </w:pPr>
      <w:r w:rsidRPr="00D00EE0">
        <w:rPr>
          <w:rFonts w:ascii="Times New Roman" w:hAnsi="Times New Roman"/>
          <w:noProof/>
          <w:sz w:val="28"/>
          <w:szCs w:val="28"/>
        </w:rPr>
        <w:t xml:space="preserve">Рисунок </w:t>
      </w:r>
      <w:r w:rsidR="003D6F82">
        <w:rPr>
          <w:rFonts w:ascii="Times New Roman" w:hAnsi="Times New Roman"/>
          <w:noProof/>
          <w:sz w:val="28"/>
          <w:szCs w:val="28"/>
        </w:rPr>
        <w:t>20</w:t>
      </w:r>
      <w:r w:rsidRPr="00D00EE0">
        <w:rPr>
          <w:rFonts w:ascii="Times New Roman" w:hAnsi="Times New Roman"/>
          <w:noProof/>
          <w:sz w:val="28"/>
          <w:szCs w:val="28"/>
        </w:rPr>
        <w:t xml:space="preserve"> – Метод добавления сотрудника</w:t>
      </w:r>
    </w:p>
    <w:p w14:paraId="3B9CD56A" w14:textId="38FF10F4" w:rsidR="004C3595" w:rsidRDefault="004C3595" w:rsidP="004C3595">
      <w:pPr>
        <w:tabs>
          <w:tab w:val="left" w:pos="993"/>
        </w:tabs>
        <w:spacing w:after="0" w:line="360" w:lineRule="auto"/>
        <w:jc w:val="center"/>
        <w:rPr>
          <w:rFonts w:ascii="Times New Roman" w:hAnsi="Times New Roman"/>
          <w:noProof/>
          <w:sz w:val="28"/>
          <w:szCs w:val="28"/>
        </w:rPr>
      </w:pPr>
      <w:r w:rsidRPr="004C3595">
        <w:rPr>
          <w:rFonts w:ascii="Times New Roman" w:hAnsi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C944CF4" wp14:editId="1C95C6F9">
            <wp:extent cx="4054951" cy="3916680"/>
            <wp:effectExtent l="0" t="0" r="3175" b="7620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59715" cy="3921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A39F5" w14:textId="122F0ABE" w:rsidR="004C3595" w:rsidRPr="006D0843" w:rsidRDefault="004C3595" w:rsidP="006D0843">
      <w:pPr>
        <w:tabs>
          <w:tab w:val="left" w:pos="993"/>
        </w:tabs>
        <w:spacing w:after="0" w:line="360" w:lineRule="auto"/>
        <w:jc w:val="center"/>
        <w:rPr>
          <w:rFonts w:ascii="Times New Roman" w:hAnsi="Times New Roman"/>
          <w:noProof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t>Рисунок 2</w:t>
      </w:r>
      <w:r w:rsidR="003D6F82">
        <w:rPr>
          <w:rFonts w:ascii="Times New Roman" w:hAnsi="Times New Roman"/>
          <w:noProof/>
          <w:sz w:val="28"/>
          <w:szCs w:val="28"/>
        </w:rPr>
        <w:t>1</w:t>
      </w:r>
      <w:r>
        <w:rPr>
          <w:rFonts w:ascii="Times New Roman" w:hAnsi="Times New Roman"/>
          <w:noProof/>
          <w:sz w:val="28"/>
          <w:szCs w:val="28"/>
        </w:rPr>
        <w:t xml:space="preserve"> – Метод добавления поручения</w:t>
      </w:r>
    </w:p>
    <w:p w14:paraId="242148FD" w14:textId="77777777" w:rsidR="004C3595" w:rsidRDefault="004C3595">
      <w:pPr>
        <w:tabs>
          <w:tab w:val="left" w:pos="993"/>
        </w:tabs>
        <w:spacing w:after="0" w:line="240" w:lineRule="auto"/>
        <w:jc w:val="both"/>
        <w:rPr>
          <w:noProof/>
        </w:rPr>
      </w:pPr>
    </w:p>
    <w:p w14:paraId="51733143" w14:textId="3F9F06BB" w:rsidR="003D0670" w:rsidRDefault="003D0670" w:rsidP="006D0843">
      <w:pPr>
        <w:tabs>
          <w:tab w:val="left" w:pos="993"/>
        </w:tabs>
        <w:spacing w:after="0" w:line="240" w:lineRule="auto"/>
        <w:jc w:val="both"/>
        <w:rPr>
          <w:noProof/>
        </w:rPr>
      </w:pPr>
      <w:r w:rsidRPr="003D0670">
        <w:rPr>
          <w:noProof/>
          <w:lang w:eastAsia="ru-RU"/>
        </w:rPr>
        <w:drawing>
          <wp:inline distT="0" distB="0" distL="0" distR="0" wp14:anchorId="0991D085" wp14:editId="5B4FBCC7">
            <wp:extent cx="5940425" cy="845128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b="63224"/>
                    <a:stretch/>
                  </pic:blipFill>
                  <pic:spPr bwMode="auto">
                    <a:xfrm>
                      <a:off x="0" y="0"/>
                      <a:ext cx="5940425" cy="8451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77DC6D" w14:textId="4C07A939" w:rsidR="00593FCF" w:rsidRDefault="00593FCF" w:rsidP="006D0843">
      <w:pPr>
        <w:tabs>
          <w:tab w:val="left" w:pos="993"/>
        </w:tabs>
        <w:spacing w:after="0" w:line="360" w:lineRule="auto"/>
        <w:jc w:val="center"/>
        <w:rPr>
          <w:noProof/>
        </w:rPr>
      </w:pPr>
      <w:r w:rsidRPr="00593FCF">
        <w:rPr>
          <w:noProof/>
          <w:lang w:eastAsia="ru-RU"/>
        </w:rPr>
        <w:drawing>
          <wp:inline distT="0" distB="0" distL="0" distR="0" wp14:anchorId="17A372B4" wp14:editId="18B0A71C">
            <wp:extent cx="5049981" cy="1650218"/>
            <wp:effectExtent l="0" t="0" r="0" b="762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69664" cy="165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D0539" w14:textId="337CC28E" w:rsidR="003D0670" w:rsidRDefault="003D0670">
      <w:pPr>
        <w:tabs>
          <w:tab w:val="left" w:pos="993"/>
        </w:tabs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</w:t>
      </w:r>
      <w:r w:rsidR="003D6F82">
        <w:rPr>
          <w:rFonts w:ascii="Times New Roman" w:hAnsi="Times New Roman"/>
          <w:sz w:val="28"/>
          <w:szCs w:val="28"/>
        </w:rPr>
        <w:t>22</w:t>
      </w:r>
      <w:r>
        <w:rPr>
          <w:rFonts w:ascii="Times New Roman" w:hAnsi="Times New Roman"/>
          <w:sz w:val="28"/>
          <w:szCs w:val="28"/>
        </w:rPr>
        <w:t xml:space="preserve"> – Удаление пользователя</w:t>
      </w:r>
    </w:p>
    <w:p w14:paraId="2857F15D" w14:textId="50D34431" w:rsidR="0097550B" w:rsidRDefault="0097550B" w:rsidP="0097550B">
      <w:pPr>
        <w:tabs>
          <w:tab w:val="left" w:pos="993"/>
        </w:tabs>
        <w:spacing w:after="0" w:line="360" w:lineRule="auto"/>
        <w:rPr>
          <w:rFonts w:ascii="Times New Roman" w:hAnsi="Times New Roman"/>
          <w:sz w:val="28"/>
          <w:szCs w:val="28"/>
        </w:rPr>
      </w:pPr>
    </w:p>
    <w:p w14:paraId="53EBE99C" w14:textId="4D27E1B8" w:rsidR="0097550B" w:rsidRPr="002B3B4A" w:rsidRDefault="007F3E16" w:rsidP="002B3B4A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del w:id="48" w:author="user" w:date="2024-06-12T06:08:00Z">
        <w:r w:rsidRPr="002B3B4A" w:rsidDel="0014674F">
          <w:rPr>
            <w:rFonts w:ascii="Times New Roman" w:hAnsi="Times New Roman"/>
            <w:sz w:val="28"/>
            <w:szCs w:val="28"/>
          </w:rPr>
          <w:tab/>
        </w:r>
      </w:del>
      <w:r w:rsidR="0097550B" w:rsidRPr="002B3B4A">
        <w:rPr>
          <w:rFonts w:ascii="Times New Roman" w:hAnsi="Times New Roman"/>
          <w:sz w:val="28"/>
          <w:szCs w:val="28"/>
        </w:rPr>
        <w:t xml:space="preserve">Процесс работы с окном уведомлений в системе управления поручениями сотрудников включает </w:t>
      </w:r>
      <w:r w:rsidRPr="002B3B4A">
        <w:rPr>
          <w:rFonts w:ascii="Times New Roman" w:hAnsi="Times New Roman"/>
          <w:sz w:val="28"/>
          <w:szCs w:val="28"/>
        </w:rPr>
        <w:t>этапы открытия окна уведомления и отправки на электронную почту.</w:t>
      </w:r>
    </w:p>
    <w:p w14:paraId="24314325" w14:textId="71EDAA38" w:rsidR="007F3E16" w:rsidRPr="002B3B4A" w:rsidRDefault="007F3E16" w:rsidP="002B3B4A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2B3B4A">
        <w:rPr>
          <w:rFonts w:ascii="Times New Roman" w:eastAsia="Times New Roman" w:hAnsi="Times New Roman"/>
          <w:sz w:val="28"/>
          <w:szCs w:val="28"/>
          <w:lang w:eastAsia="ru-RU"/>
        </w:rPr>
        <w:t>После авторизации пользователь попадает на главную страницу приложения, где в верхнем правом углу расположена иконка уведомлений</w:t>
      </w:r>
      <w:r w:rsidR="002B3B4A" w:rsidRPr="002B3B4A">
        <w:rPr>
          <w:rFonts w:ascii="Times New Roman" w:eastAsia="Times New Roman" w:hAnsi="Times New Roman"/>
          <w:sz w:val="28"/>
          <w:szCs w:val="28"/>
          <w:lang w:eastAsia="ru-RU"/>
        </w:rPr>
        <w:t xml:space="preserve"> на </w:t>
      </w:r>
      <w:r w:rsidR="002B3B4A" w:rsidRPr="002B3B4A">
        <w:rPr>
          <w:rFonts w:ascii="Times New Roman" w:eastAsia="Times New Roman" w:hAnsi="Times New Roman"/>
          <w:sz w:val="28"/>
          <w:szCs w:val="28"/>
          <w:lang w:eastAsia="ru-RU"/>
        </w:rPr>
        <w:lastRenderedPageBreak/>
        <w:t xml:space="preserve">рисунке </w:t>
      </w:r>
      <w:r w:rsidR="003D6F82">
        <w:rPr>
          <w:rFonts w:ascii="Times New Roman" w:eastAsia="Times New Roman" w:hAnsi="Times New Roman"/>
          <w:sz w:val="28"/>
          <w:szCs w:val="28"/>
          <w:lang w:eastAsia="ru-RU"/>
        </w:rPr>
        <w:t>23</w:t>
      </w:r>
      <w:r w:rsidR="002B3B4A" w:rsidRPr="002B3B4A">
        <w:rPr>
          <w:rFonts w:ascii="Times New Roman" w:eastAsia="Times New Roman" w:hAnsi="Times New Roman"/>
          <w:sz w:val="28"/>
          <w:szCs w:val="28"/>
          <w:lang w:eastAsia="ru-RU"/>
        </w:rPr>
        <w:t xml:space="preserve"> показан блок уведомлений</w:t>
      </w:r>
      <w:r w:rsidRPr="002B3B4A">
        <w:rPr>
          <w:rFonts w:ascii="Times New Roman" w:eastAsia="Times New Roman" w:hAnsi="Times New Roman"/>
          <w:sz w:val="28"/>
          <w:szCs w:val="28"/>
          <w:lang w:eastAsia="ru-RU"/>
        </w:rPr>
        <w:t xml:space="preserve">. Пользователь нажимает на иконку уведомлений, чтобы открыть окно уведомлений. </w:t>
      </w:r>
      <w:r w:rsidRPr="002B3B4A">
        <w:rPr>
          <w:rFonts w:ascii="Times New Roman" w:hAnsi="Times New Roman"/>
          <w:sz w:val="28"/>
          <w:szCs w:val="28"/>
        </w:rPr>
        <w:t xml:space="preserve">В окне уведомлений отображается список всех актуальных уведомлений. Каждое уведомление содержит информацию о дате и времени создания, краткое описание и ссылку на соответствующую задачу или событие. Пользователь может нажать на любое уведомление, чтобы перейти к соответствующей задаче или событию. </w:t>
      </w:r>
    </w:p>
    <w:p w14:paraId="37126A6D" w14:textId="10422FA9" w:rsidR="007F3E16" w:rsidRPr="002B3B4A" w:rsidRDefault="007F3E16" w:rsidP="002B3B4A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del w:id="49" w:author="user" w:date="2024-06-12T06:08:00Z">
        <w:r w:rsidRPr="002B3B4A" w:rsidDel="0014674F">
          <w:rPr>
            <w:rFonts w:ascii="Times New Roman" w:hAnsi="Times New Roman"/>
            <w:sz w:val="28"/>
            <w:szCs w:val="28"/>
          </w:rPr>
          <w:tab/>
        </w:r>
      </w:del>
      <w:r w:rsidRPr="002B3B4A">
        <w:rPr>
          <w:rFonts w:ascii="Times New Roman" w:hAnsi="Times New Roman"/>
          <w:sz w:val="28"/>
          <w:szCs w:val="28"/>
        </w:rPr>
        <w:t xml:space="preserve">Уведомление создается в системе автоматически при наступлении события создания новой задачи или изменения ее статуса. Запускается процесс формирования </w:t>
      </w:r>
      <w:proofErr w:type="spellStart"/>
      <w:r w:rsidRPr="002B3B4A">
        <w:rPr>
          <w:rFonts w:ascii="Times New Roman" w:hAnsi="Times New Roman"/>
          <w:sz w:val="28"/>
          <w:szCs w:val="28"/>
        </w:rPr>
        <w:t>email</w:t>
      </w:r>
      <w:proofErr w:type="spellEnd"/>
      <w:r w:rsidRPr="002B3B4A">
        <w:rPr>
          <w:rFonts w:ascii="Times New Roman" w:hAnsi="Times New Roman"/>
          <w:sz w:val="28"/>
          <w:szCs w:val="28"/>
        </w:rPr>
        <w:t xml:space="preserve">-уведомления с внесением основной информации и в случае </w:t>
      </w:r>
      <w:proofErr w:type="spellStart"/>
      <w:r w:rsidRPr="002B3B4A">
        <w:rPr>
          <w:rFonts w:ascii="Times New Roman" w:hAnsi="Times New Roman"/>
          <w:sz w:val="28"/>
          <w:szCs w:val="28"/>
        </w:rPr>
        <w:t>присуствии</w:t>
      </w:r>
      <w:proofErr w:type="spellEnd"/>
      <w:r w:rsidRPr="002B3B4A">
        <w:rPr>
          <w:rFonts w:ascii="Times New Roman" w:hAnsi="Times New Roman"/>
          <w:sz w:val="28"/>
          <w:szCs w:val="28"/>
        </w:rPr>
        <w:t xml:space="preserve"> файлов и их тоже</w:t>
      </w:r>
      <w:r w:rsidR="002B3B4A" w:rsidRPr="002B3B4A">
        <w:rPr>
          <w:rFonts w:ascii="Times New Roman" w:hAnsi="Times New Roman"/>
          <w:sz w:val="28"/>
          <w:szCs w:val="28"/>
        </w:rPr>
        <w:t xml:space="preserve">, на рисунке </w:t>
      </w:r>
      <w:r w:rsidR="003D6F82">
        <w:rPr>
          <w:rFonts w:ascii="Times New Roman" w:hAnsi="Times New Roman"/>
          <w:sz w:val="28"/>
          <w:szCs w:val="28"/>
        </w:rPr>
        <w:t>24</w:t>
      </w:r>
      <w:r w:rsidR="002B3B4A" w:rsidRPr="002B3B4A">
        <w:rPr>
          <w:rFonts w:ascii="Times New Roman" w:hAnsi="Times New Roman"/>
          <w:sz w:val="28"/>
          <w:szCs w:val="28"/>
        </w:rPr>
        <w:t xml:space="preserve"> показано входящее уведомление при создании поручения.</w:t>
      </w:r>
    </w:p>
    <w:p w14:paraId="51F8654F" w14:textId="77777777" w:rsidR="002B3B4A" w:rsidRPr="007F3E16" w:rsidRDefault="002B3B4A" w:rsidP="007F3E16">
      <w:pPr>
        <w:spacing w:after="0" w:line="240" w:lineRule="auto"/>
        <w:rPr>
          <w:rFonts w:ascii="Times New Roman" w:eastAsia="Times New Roman" w:hAnsi="Times New Roman"/>
          <w:sz w:val="24"/>
          <w:szCs w:val="24"/>
          <w:lang w:eastAsia="ru-RU"/>
        </w:rPr>
      </w:pPr>
    </w:p>
    <w:p w14:paraId="63BB1368" w14:textId="428E67AF" w:rsidR="00537EC4" w:rsidRDefault="00AD3F87" w:rsidP="00AD3F87">
      <w:pPr>
        <w:tabs>
          <w:tab w:val="left" w:pos="993"/>
        </w:tabs>
        <w:spacing w:after="0" w:line="360" w:lineRule="auto"/>
        <w:jc w:val="center"/>
        <w:rPr>
          <w:rFonts w:ascii="Times New Roman" w:hAnsi="Times New Roman"/>
          <w:sz w:val="28"/>
          <w:szCs w:val="28"/>
          <w:lang w:val="en-US"/>
        </w:rPr>
      </w:pPr>
      <w:r w:rsidRPr="00AD3F87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7B7C7B20" wp14:editId="547F56D1">
            <wp:extent cx="3177540" cy="2674430"/>
            <wp:effectExtent l="0" t="0" r="381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199903" cy="2693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F3C14" w14:textId="5D41E200" w:rsidR="00AD3F87" w:rsidRPr="00AD3F87" w:rsidRDefault="00AD3F87" w:rsidP="00AD3F87">
      <w:pPr>
        <w:tabs>
          <w:tab w:val="left" w:pos="993"/>
        </w:tabs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</w:t>
      </w:r>
      <w:r w:rsidR="003D6F82">
        <w:rPr>
          <w:rFonts w:ascii="Times New Roman" w:hAnsi="Times New Roman"/>
          <w:sz w:val="28"/>
          <w:szCs w:val="28"/>
        </w:rPr>
        <w:t>23</w:t>
      </w:r>
      <w:r>
        <w:rPr>
          <w:rFonts w:ascii="Times New Roman" w:hAnsi="Times New Roman"/>
          <w:sz w:val="28"/>
          <w:szCs w:val="28"/>
        </w:rPr>
        <w:t xml:space="preserve"> – Блок уведомлени</w:t>
      </w:r>
      <w:r w:rsidR="00B613FC">
        <w:rPr>
          <w:rFonts w:ascii="Times New Roman" w:hAnsi="Times New Roman"/>
          <w:sz w:val="28"/>
          <w:szCs w:val="28"/>
        </w:rPr>
        <w:t>й</w:t>
      </w:r>
    </w:p>
    <w:p w14:paraId="3E227238" w14:textId="79C3B4F1" w:rsidR="00B613FC" w:rsidRDefault="00B613FC" w:rsidP="00057841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6401764A" w14:textId="77777777" w:rsidR="004C3595" w:rsidRPr="00057841" w:rsidRDefault="004C3595" w:rsidP="00057841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768627CB" w14:textId="4094B768" w:rsidR="00D00EE0" w:rsidRDefault="002B3B4A" w:rsidP="00D00EE0">
      <w:pPr>
        <w:spacing w:after="0" w:line="360" w:lineRule="auto"/>
        <w:ind w:firstLine="709"/>
        <w:jc w:val="center"/>
        <w:rPr>
          <w:rFonts w:ascii="Times New Roman" w:hAnsi="Times New Roman"/>
          <w:sz w:val="28"/>
          <w:szCs w:val="28"/>
        </w:rPr>
      </w:pPr>
      <w:r w:rsidRPr="002B3B4A">
        <w:rPr>
          <w:rFonts w:ascii="Times New Roman" w:hAnsi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D876F67" wp14:editId="3A973F9B">
            <wp:extent cx="2522220" cy="3516309"/>
            <wp:effectExtent l="0" t="0" r="0" b="8255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r="49717"/>
                    <a:stretch/>
                  </pic:blipFill>
                  <pic:spPr bwMode="auto">
                    <a:xfrm>
                      <a:off x="0" y="0"/>
                      <a:ext cx="2526478" cy="35222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F6DCC">
        <w:rPr>
          <w:rFonts w:ascii="Times New Roman" w:hAnsi="Times New Roman"/>
          <w:sz w:val="28"/>
          <w:szCs w:val="28"/>
        </w:rPr>
        <w:br/>
      </w:r>
      <w:r>
        <w:rPr>
          <w:rFonts w:ascii="Times New Roman" w:hAnsi="Times New Roman"/>
          <w:sz w:val="28"/>
          <w:szCs w:val="28"/>
        </w:rPr>
        <w:t xml:space="preserve">Рисунок </w:t>
      </w:r>
      <w:r w:rsidR="003D6F82">
        <w:rPr>
          <w:rFonts w:ascii="Times New Roman" w:hAnsi="Times New Roman"/>
          <w:sz w:val="28"/>
          <w:szCs w:val="28"/>
        </w:rPr>
        <w:t>24</w:t>
      </w:r>
      <w:r>
        <w:rPr>
          <w:rFonts w:ascii="Times New Roman" w:hAnsi="Times New Roman"/>
          <w:sz w:val="28"/>
          <w:szCs w:val="28"/>
        </w:rPr>
        <w:t xml:space="preserve"> – Отправка уведомления по почте</w:t>
      </w:r>
      <w:r w:rsidR="00FF6DCC">
        <w:rPr>
          <w:rFonts w:ascii="Times New Roman" w:hAnsi="Times New Roman"/>
          <w:sz w:val="28"/>
          <w:szCs w:val="28"/>
        </w:rPr>
        <w:br/>
      </w:r>
    </w:p>
    <w:p w14:paraId="097C64BC" w14:textId="356EDBDE" w:rsidR="0074311C" w:rsidRDefault="00D00EE0" w:rsidP="00D00EE0">
      <w:pPr>
        <w:spacing w:after="0" w:line="360" w:lineRule="auto"/>
        <w:ind w:firstLine="709"/>
        <w:jc w:val="both"/>
      </w:pPr>
      <w:r>
        <w:rPr>
          <w:rFonts w:ascii="Times New Roman" w:hAnsi="Times New Roman"/>
          <w:sz w:val="28"/>
          <w:szCs w:val="28"/>
        </w:rPr>
        <w:t>Процесс</w:t>
      </w:r>
      <w:r w:rsidR="002B3B4A" w:rsidRPr="00D00EE0">
        <w:rPr>
          <w:rFonts w:ascii="Times New Roman" w:hAnsi="Times New Roman"/>
          <w:sz w:val="28"/>
          <w:szCs w:val="28"/>
        </w:rPr>
        <w:t xml:space="preserve"> создания отчета в системе управления поручениями сотрудников включает несколько этапов. Пользователь открывает форму создания отчета, нажав на соответствующую кнопку на главном окне. В форме отображается информация о задач</w:t>
      </w:r>
      <w:r w:rsidR="0036291C" w:rsidRPr="00D00EE0">
        <w:rPr>
          <w:rFonts w:ascii="Times New Roman" w:hAnsi="Times New Roman"/>
          <w:sz w:val="28"/>
          <w:szCs w:val="28"/>
        </w:rPr>
        <w:t xml:space="preserve">ах: </w:t>
      </w:r>
      <w:r w:rsidR="002B3B4A" w:rsidRPr="00D00EE0">
        <w:rPr>
          <w:rFonts w:ascii="Times New Roman" w:hAnsi="Times New Roman"/>
          <w:sz w:val="28"/>
          <w:szCs w:val="28"/>
        </w:rPr>
        <w:t>заголовок задачи, описание, дедлайн и статус.</w:t>
      </w:r>
      <w:r w:rsidR="0074311C" w:rsidRPr="00D00EE0">
        <w:rPr>
          <w:rFonts w:ascii="Times New Roman" w:hAnsi="Times New Roman"/>
          <w:sz w:val="28"/>
          <w:szCs w:val="28"/>
        </w:rPr>
        <w:t xml:space="preserve"> После генерации отчета пользователь может сохранить данных отчет в </w:t>
      </w:r>
      <w:proofErr w:type="spellStart"/>
      <w:r w:rsidR="0074311C" w:rsidRPr="00D00EE0">
        <w:rPr>
          <w:rFonts w:ascii="Times New Roman" w:hAnsi="Times New Roman"/>
          <w:sz w:val="28"/>
          <w:szCs w:val="28"/>
          <w:lang w:val="en-US"/>
        </w:rPr>
        <w:t>xls</w:t>
      </w:r>
      <w:proofErr w:type="spellEnd"/>
      <w:r w:rsidR="0074311C" w:rsidRPr="00D00EE0">
        <w:rPr>
          <w:rFonts w:ascii="Times New Roman" w:hAnsi="Times New Roman"/>
          <w:sz w:val="28"/>
          <w:szCs w:val="28"/>
        </w:rPr>
        <w:t xml:space="preserve"> формате, на рисунке </w:t>
      </w:r>
      <w:r w:rsidR="003D6F82">
        <w:rPr>
          <w:rFonts w:ascii="Times New Roman" w:hAnsi="Times New Roman"/>
          <w:sz w:val="28"/>
          <w:szCs w:val="28"/>
        </w:rPr>
        <w:t>25</w:t>
      </w:r>
      <w:r w:rsidR="0074311C" w:rsidRPr="00D00EE0">
        <w:rPr>
          <w:rFonts w:ascii="Times New Roman" w:hAnsi="Times New Roman"/>
          <w:sz w:val="28"/>
          <w:szCs w:val="28"/>
        </w:rPr>
        <w:t xml:space="preserve"> показан процесс создания отчета и его сохранения в </w:t>
      </w:r>
      <w:proofErr w:type="spellStart"/>
      <w:r w:rsidR="0074311C" w:rsidRPr="00D00EE0">
        <w:rPr>
          <w:rFonts w:ascii="Times New Roman" w:hAnsi="Times New Roman"/>
          <w:sz w:val="28"/>
          <w:szCs w:val="28"/>
          <w:lang w:val="en-US"/>
        </w:rPr>
        <w:t>xls</w:t>
      </w:r>
      <w:proofErr w:type="spellEnd"/>
      <w:r w:rsidR="0074311C" w:rsidRPr="00D00EE0">
        <w:rPr>
          <w:rFonts w:ascii="Times New Roman" w:hAnsi="Times New Roman"/>
          <w:sz w:val="28"/>
          <w:szCs w:val="28"/>
        </w:rPr>
        <w:t xml:space="preserve"> формате.</w:t>
      </w:r>
    </w:p>
    <w:p w14:paraId="13A135A6" w14:textId="2B944ACC" w:rsidR="0074311C" w:rsidRDefault="0074311C" w:rsidP="0074311C">
      <w:pPr>
        <w:spacing w:after="0" w:line="360" w:lineRule="auto"/>
        <w:jc w:val="center"/>
      </w:pPr>
      <w:r w:rsidRPr="0074311C">
        <w:rPr>
          <w:noProof/>
          <w:lang w:eastAsia="ru-RU"/>
        </w:rPr>
        <w:drawing>
          <wp:inline distT="0" distB="0" distL="0" distR="0" wp14:anchorId="7690A65E" wp14:editId="06AD4E17">
            <wp:extent cx="5940425" cy="2030730"/>
            <wp:effectExtent l="0" t="0" r="3175" b="7620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3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64F85" w14:textId="7C9006C8" w:rsidR="0074311C" w:rsidRPr="00D00EE0" w:rsidRDefault="0074311C" w:rsidP="0074311C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 w:rsidRPr="00D00EE0">
        <w:rPr>
          <w:rFonts w:ascii="Times New Roman" w:hAnsi="Times New Roman"/>
          <w:sz w:val="28"/>
          <w:szCs w:val="28"/>
        </w:rPr>
        <w:t xml:space="preserve">Рисунок </w:t>
      </w:r>
      <w:r w:rsidR="003D6F82">
        <w:rPr>
          <w:rFonts w:ascii="Times New Roman" w:hAnsi="Times New Roman"/>
          <w:sz w:val="28"/>
          <w:szCs w:val="28"/>
        </w:rPr>
        <w:t>25</w:t>
      </w:r>
      <w:r w:rsidRPr="00D00EE0">
        <w:rPr>
          <w:rFonts w:ascii="Times New Roman" w:hAnsi="Times New Roman"/>
          <w:sz w:val="28"/>
          <w:szCs w:val="28"/>
        </w:rPr>
        <w:t xml:space="preserve"> – Создание и сохранение отчета</w:t>
      </w:r>
    </w:p>
    <w:p w14:paraId="3E93D44C" w14:textId="23B3C81C" w:rsidR="0074311C" w:rsidRDefault="0074311C" w:rsidP="0074311C">
      <w:pPr>
        <w:spacing w:after="0" w:line="360" w:lineRule="auto"/>
        <w:jc w:val="center"/>
      </w:pPr>
    </w:p>
    <w:p w14:paraId="4B12113F" w14:textId="78ED393D" w:rsidR="0074311C" w:rsidRDefault="0074311C" w:rsidP="00B04572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/>
          <w:noProof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lastRenderedPageBreak/>
        <w:t>Листинг</w:t>
      </w:r>
      <w:r w:rsidR="003D6F82">
        <w:rPr>
          <w:rFonts w:ascii="Times New Roman" w:hAnsi="Times New Roman"/>
          <w:noProof/>
          <w:sz w:val="28"/>
          <w:szCs w:val="28"/>
        </w:rPr>
        <w:t>и</w:t>
      </w:r>
      <w:r>
        <w:rPr>
          <w:rFonts w:ascii="Times New Roman" w:hAnsi="Times New Roman"/>
          <w:noProof/>
          <w:sz w:val="28"/>
          <w:szCs w:val="28"/>
        </w:rPr>
        <w:t xml:space="preserve"> методов создания и сохранения отчета </w:t>
      </w:r>
      <w:r w:rsidR="003D6F82">
        <w:rPr>
          <w:rFonts w:ascii="Times New Roman" w:hAnsi="Times New Roman"/>
          <w:noProof/>
          <w:sz w:val="28"/>
          <w:szCs w:val="28"/>
        </w:rPr>
        <w:t>(рисунок 26, 27)</w:t>
      </w:r>
    </w:p>
    <w:p w14:paraId="20803086" w14:textId="77777777" w:rsidR="0052233C" w:rsidRDefault="0052233C" w:rsidP="0052233C">
      <w:pPr>
        <w:spacing w:after="0" w:line="240" w:lineRule="auto"/>
        <w:jc w:val="center"/>
      </w:pPr>
      <w:r w:rsidRPr="0074311C">
        <w:rPr>
          <w:noProof/>
          <w:lang w:eastAsia="ru-RU"/>
        </w:rPr>
        <w:drawing>
          <wp:inline distT="0" distB="0" distL="0" distR="0" wp14:anchorId="4C901EE4" wp14:editId="4FFDF48F">
            <wp:extent cx="5940425" cy="3224530"/>
            <wp:effectExtent l="0" t="0" r="3175" b="0"/>
            <wp:docPr id="112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23D8C" w14:textId="77777777" w:rsidR="0052233C" w:rsidRDefault="0052233C" w:rsidP="0052233C">
      <w:pPr>
        <w:spacing w:after="0" w:line="360" w:lineRule="auto"/>
        <w:jc w:val="center"/>
      </w:pPr>
      <w:r w:rsidRPr="0074311C">
        <w:rPr>
          <w:noProof/>
          <w:lang w:eastAsia="ru-RU"/>
        </w:rPr>
        <w:drawing>
          <wp:inline distT="0" distB="0" distL="0" distR="0" wp14:anchorId="5C9BE2B8" wp14:editId="6355A5B4">
            <wp:extent cx="5940425" cy="776605"/>
            <wp:effectExtent l="0" t="0" r="3175" b="4445"/>
            <wp:docPr id="113" name="Рисунок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7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1E0CC" w14:textId="061B96C8" w:rsidR="0074311C" w:rsidRDefault="0052233C" w:rsidP="0052233C">
      <w:pPr>
        <w:tabs>
          <w:tab w:val="left" w:pos="993"/>
        </w:tabs>
        <w:spacing w:after="0" w:line="360" w:lineRule="auto"/>
        <w:jc w:val="center"/>
        <w:rPr>
          <w:rFonts w:ascii="Times New Roman" w:hAnsi="Times New Roman"/>
          <w:noProof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t xml:space="preserve">Рисунок </w:t>
      </w:r>
      <w:r w:rsidR="005F5986">
        <w:rPr>
          <w:rFonts w:ascii="Times New Roman" w:hAnsi="Times New Roman"/>
          <w:noProof/>
          <w:sz w:val="28"/>
          <w:szCs w:val="28"/>
        </w:rPr>
        <w:t>26</w:t>
      </w:r>
      <w:r>
        <w:rPr>
          <w:rFonts w:ascii="Times New Roman" w:hAnsi="Times New Roman"/>
          <w:noProof/>
          <w:sz w:val="28"/>
          <w:szCs w:val="28"/>
        </w:rPr>
        <w:t xml:space="preserve"> – Метод создания отчета</w:t>
      </w:r>
    </w:p>
    <w:p w14:paraId="70BE5BDD" w14:textId="77777777" w:rsidR="0052233C" w:rsidRDefault="0052233C" w:rsidP="0052233C">
      <w:pPr>
        <w:tabs>
          <w:tab w:val="left" w:pos="993"/>
        </w:tabs>
        <w:spacing w:after="0" w:line="360" w:lineRule="auto"/>
        <w:jc w:val="center"/>
        <w:rPr>
          <w:rFonts w:ascii="Times New Roman" w:hAnsi="Times New Roman"/>
          <w:noProof/>
          <w:sz w:val="28"/>
          <w:szCs w:val="28"/>
        </w:rPr>
      </w:pPr>
    </w:p>
    <w:p w14:paraId="7D8651BD" w14:textId="534A6E93" w:rsidR="0074311C" w:rsidRDefault="0074311C" w:rsidP="0074311C">
      <w:pPr>
        <w:tabs>
          <w:tab w:val="left" w:pos="993"/>
        </w:tabs>
        <w:spacing w:after="0" w:line="360" w:lineRule="auto"/>
        <w:jc w:val="center"/>
        <w:rPr>
          <w:rFonts w:ascii="Times New Roman" w:hAnsi="Times New Roman"/>
          <w:noProof/>
          <w:sz w:val="28"/>
          <w:szCs w:val="28"/>
        </w:rPr>
      </w:pPr>
      <w:r w:rsidRPr="0074311C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6A03BEA0" wp14:editId="2299E960">
            <wp:extent cx="4869180" cy="3398797"/>
            <wp:effectExtent l="0" t="0" r="7620" b="0"/>
            <wp:docPr id="110" name="Рисунок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880358" cy="340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0CE8C" w14:textId="359E91CA" w:rsidR="0074311C" w:rsidRDefault="0074311C" w:rsidP="0074311C">
      <w:pPr>
        <w:tabs>
          <w:tab w:val="left" w:pos="993"/>
        </w:tabs>
        <w:spacing w:after="0" w:line="360" w:lineRule="auto"/>
        <w:jc w:val="center"/>
        <w:rPr>
          <w:rFonts w:ascii="Times New Roman" w:hAnsi="Times New Roman"/>
          <w:noProof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t xml:space="preserve">Рисунок </w:t>
      </w:r>
      <w:r w:rsidR="005F5986">
        <w:rPr>
          <w:rFonts w:ascii="Times New Roman" w:hAnsi="Times New Roman"/>
          <w:noProof/>
          <w:sz w:val="28"/>
          <w:szCs w:val="28"/>
        </w:rPr>
        <w:t>27</w:t>
      </w:r>
      <w:r>
        <w:rPr>
          <w:rFonts w:ascii="Times New Roman" w:hAnsi="Times New Roman"/>
          <w:noProof/>
          <w:sz w:val="28"/>
          <w:szCs w:val="28"/>
        </w:rPr>
        <w:t xml:space="preserve"> – метод </w:t>
      </w:r>
      <w:r w:rsidR="0052233C">
        <w:rPr>
          <w:rFonts w:ascii="Times New Roman" w:hAnsi="Times New Roman"/>
          <w:noProof/>
          <w:sz w:val="28"/>
          <w:szCs w:val="28"/>
        </w:rPr>
        <w:t>сохранения отчета</w:t>
      </w:r>
    </w:p>
    <w:p w14:paraId="212A3029" w14:textId="0946CEE6" w:rsidR="0052233C" w:rsidRPr="0052233C" w:rsidRDefault="0052233C" w:rsidP="00B04572">
      <w:pPr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52233C">
        <w:rPr>
          <w:rFonts w:ascii="Times New Roman" w:eastAsia="Times New Roman" w:hAnsi="Times New Roman"/>
          <w:sz w:val="28"/>
          <w:szCs w:val="28"/>
          <w:lang w:eastAsia="ru-RU"/>
        </w:rPr>
        <w:lastRenderedPageBreak/>
        <w:t>Менеджеры и администраторы могут использовать созданные отчеты для анализа работы сотрудников, выявления проблемных областей и планирования дальнейших действий.</w:t>
      </w:r>
    </w:p>
    <w:p w14:paraId="47326392" w14:textId="6071E81B" w:rsidR="0052233C" w:rsidRDefault="0052233C" w:rsidP="00B04572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52233C">
        <w:rPr>
          <w:rFonts w:ascii="Times New Roman" w:eastAsia="Times New Roman" w:hAnsi="Times New Roman"/>
          <w:sz w:val="28"/>
          <w:szCs w:val="28"/>
          <w:lang w:eastAsia="ru-RU"/>
        </w:rPr>
        <w:t>На основе отчетов можно генерировать статистические данные и визуализации, которые помогут в принятии управленческих решений.</w:t>
      </w:r>
    </w:p>
    <w:p w14:paraId="0CE24421" w14:textId="77777777" w:rsidR="00A30A30" w:rsidRPr="0052233C" w:rsidRDefault="00A30A30" w:rsidP="00B04572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/>
          <w:noProof/>
          <w:sz w:val="32"/>
          <w:szCs w:val="32"/>
        </w:rPr>
      </w:pPr>
    </w:p>
    <w:p w14:paraId="66E1E950" w14:textId="44817304" w:rsidR="00A30A30" w:rsidRDefault="00EE52A8" w:rsidP="0014674F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Выводы</w:t>
      </w:r>
    </w:p>
    <w:p w14:paraId="03C096E1" w14:textId="67ADFDFD" w:rsidR="00A30A30" w:rsidRDefault="00A30A30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Во второй главе были описаны функциональные требования к разрабатываемой информационной подсистемы и обоснован выбор средств разработки базы данных </w:t>
      </w:r>
      <w:r w:rsidR="00EF6E8E">
        <w:rPr>
          <w:rFonts w:ascii="Times New Roman" w:hAnsi="Times New Roman"/>
          <w:sz w:val="28"/>
          <w:szCs w:val="28"/>
        </w:rPr>
        <w:t>и информационной подсистемы.</w:t>
      </w:r>
    </w:p>
    <w:p w14:paraId="0895D380" w14:textId="77777777" w:rsidR="005E5935" w:rsidRDefault="00A30A30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Были поэтапно описаны процессы проектирования и создания базы данных. Описана разработка графического дизайна интерфейса и верстка</w:t>
      </w:r>
      <w:r w:rsidR="00EF6E8E">
        <w:rPr>
          <w:rFonts w:ascii="Times New Roman" w:hAnsi="Times New Roman"/>
          <w:sz w:val="28"/>
          <w:szCs w:val="28"/>
        </w:rPr>
        <w:t xml:space="preserve"> окон ИС.</w:t>
      </w:r>
      <w:r>
        <w:rPr>
          <w:rFonts w:ascii="Times New Roman" w:hAnsi="Times New Roman"/>
          <w:sz w:val="28"/>
          <w:szCs w:val="28"/>
        </w:rPr>
        <w:t xml:space="preserve"> Представлены средства обеспечения защиты данных и структура разрабатываемо</w:t>
      </w:r>
      <w:r w:rsidR="00EF6E8E">
        <w:rPr>
          <w:rFonts w:ascii="Times New Roman" w:hAnsi="Times New Roman"/>
          <w:sz w:val="28"/>
          <w:szCs w:val="28"/>
        </w:rPr>
        <w:t>й подсистемы.</w:t>
      </w:r>
      <w:r>
        <w:rPr>
          <w:rFonts w:ascii="Times New Roman" w:hAnsi="Times New Roman"/>
          <w:sz w:val="28"/>
          <w:szCs w:val="28"/>
        </w:rPr>
        <w:t xml:space="preserve"> Подробно описана процедура работы </w:t>
      </w:r>
      <w:r w:rsidR="00EF6E8E">
        <w:rPr>
          <w:rFonts w:ascii="Times New Roman" w:hAnsi="Times New Roman"/>
          <w:sz w:val="28"/>
          <w:szCs w:val="28"/>
        </w:rPr>
        <w:t>ИС.</w:t>
      </w:r>
    </w:p>
    <w:p w14:paraId="79AAA413" w14:textId="77777777" w:rsidR="005E5935" w:rsidRDefault="005E5935" w:rsidP="00A30A30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25808190" w14:textId="5455F774" w:rsidR="00641379" w:rsidRDefault="00A30A30">
      <w:pPr>
        <w:spacing w:after="160" w:line="259" w:lineRule="auto"/>
      </w:pPr>
      <w:r>
        <w:br w:type="page"/>
      </w:r>
    </w:p>
    <w:p w14:paraId="3A715B93" w14:textId="63B65CD1" w:rsidR="00641379" w:rsidRPr="006D0843" w:rsidRDefault="00641379" w:rsidP="009F5AAA">
      <w:pPr>
        <w:pStyle w:val="1"/>
        <w:numPr>
          <w:ilvl w:val="0"/>
          <w:numId w:val="4"/>
        </w:numPr>
        <w:tabs>
          <w:tab w:val="left" w:pos="1134"/>
        </w:tabs>
        <w:spacing w:before="0" w:line="360" w:lineRule="auto"/>
        <w:ind w:left="0" w:firstLine="709"/>
        <w:rPr>
          <w:rFonts w:ascii="Times New Roman" w:hAnsi="Times New Roman"/>
          <w:sz w:val="28"/>
          <w:szCs w:val="28"/>
        </w:rPr>
      </w:pPr>
      <w:bookmarkStart w:id="50" w:name="_Toc168921885"/>
      <w:r w:rsidRPr="006D0843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Экономический раздел</w:t>
      </w:r>
      <w:bookmarkEnd w:id="50"/>
    </w:p>
    <w:p w14:paraId="1B51B7F7" w14:textId="16FEE887" w:rsidR="00641379" w:rsidRPr="00090750" w:rsidRDefault="00641379" w:rsidP="009F5AAA">
      <w:pPr>
        <w:pStyle w:val="2"/>
        <w:tabs>
          <w:tab w:val="left" w:pos="1134"/>
        </w:tabs>
        <w:spacing w:before="0" w:line="360" w:lineRule="auto"/>
        <w:ind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090750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bookmarkStart w:id="51" w:name="_Toc168921886"/>
      <w:r w:rsidRPr="00090750">
        <w:rPr>
          <w:rFonts w:ascii="Times New Roman" w:hAnsi="Times New Roman" w:cs="Times New Roman"/>
          <w:b/>
          <w:bCs/>
          <w:color w:val="auto"/>
          <w:sz w:val="28"/>
          <w:szCs w:val="28"/>
        </w:rPr>
        <w:t>3.1 Планирование и контроль выполнения работ</w:t>
      </w:r>
      <w:bookmarkEnd w:id="51"/>
    </w:p>
    <w:p w14:paraId="4692B065" w14:textId="547E1C97" w:rsidR="008560B2" w:rsidRDefault="00641379" w:rsidP="00641379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641379">
        <w:rPr>
          <w:rFonts w:ascii="Times New Roman" w:hAnsi="Times New Roman"/>
          <w:sz w:val="28"/>
          <w:szCs w:val="28"/>
        </w:rPr>
        <w:t>Для успешной разработки информационной подсистемы для контроля поручений сотрудников организации, необходимо тщательно спланировать и контролировать выполнение всех работ.</w:t>
      </w:r>
      <w:r w:rsidR="008560B2">
        <w:rPr>
          <w:rFonts w:ascii="Times New Roman" w:hAnsi="Times New Roman"/>
          <w:sz w:val="28"/>
          <w:szCs w:val="28"/>
        </w:rPr>
        <w:t xml:space="preserve"> </w:t>
      </w:r>
      <w:r w:rsidR="008560B2" w:rsidRPr="008560B2">
        <w:rPr>
          <w:rFonts w:ascii="Times New Roman" w:hAnsi="Times New Roman"/>
          <w:sz w:val="28"/>
          <w:szCs w:val="28"/>
        </w:rPr>
        <w:t>Такой подход позволяет оптимизировать использование человеческих, финансовых и временных ресурсов. Так же благодаря планированию, появляется возможность заблаговременно предвидеть возможные проблемы и риски в создании программы.</w:t>
      </w:r>
      <w:r w:rsidRPr="008560B2">
        <w:rPr>
          <w:rFonts w:ascii="Times New Roman" w:hAnsi="Times New Roman"/>
          <w:sz w:val="36"/>
          <w:szCs w:val="36"/>
        </w:rPr>
        <w:t xml:space="preserve"> </w:t>
      </w:r>
      <w:r w:rsidRPr="00641379">
        <w:rPr>
          <w:rFonts w:ascii="Times New Roman" w:hAnsi="Times New Roman"/>
          <w:sz w:val="28"/>
          <w:szCs w:val="28"/>
        </w:rPr>
        <w:t>В данном проекте участие принимали различные специалисты, чьи обязанности и сферы деятельности были четко распределены</w:t>
      </w:r>
      <w:r w:rsidR="000E6E9C">
        <w:rPr>
          <w:rFonts w:ascii="Times New Roman" w:hAnsi="Times New Roman"/>
          <w:sz w:val="28"/>
          <w:szCs w:val="28"/>
        </w:rPr>
        <w:t>.</w:t>
      </w:r>
      <w:r w:rsidR="008560B2">
        <w:rPr>
          <w:rFonts w:ascii="Times New Roman" w:hAnsi="Times New Roman"/>
          <w:sz w:val="28"/>
          <w:szCs w:val="28"/>
        </w:rPr>
        <w:t xml:space="preserve"> </w:t>
      </w:r>
    </w:p>
    <w:p w14:paraId="0485DBE6" w14:textId="36A5E310" w:rsidR="008560B2" w:rsidRDefault="008560B2" w:rsidP="008560B2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Microsoft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Project</w:t>
      </w:r>
      <w:r>
        <w:rPr>
          <w:rFonts w:ascii="Times New Roman" w:hAnsi="Times New Roman"/>
          <w:sz w:val="28"/>
          <w:szCs w:val="28"/>
        </w:rPr>
        <w:t xml:space="preserve"> – это средство проектирования, позволяющее создать план проекта и контролировать его выполнения на каждом этапе жизненного цикла. Это упрощает учет затрачиваемых на разработку ресурсов и прогресса выполняемых работ [</w:t>
      </w:r>
      <w:r w:rsidR="000E6E9C">
        <w:rPr>
          <w:rFonts w:ascii="Times New Roman" w:hAnsi="Times New Roman"/>
          <w:sz w:val="28"/>
          <w:szCs w:val="28"/>
        </w:rPr>
        <w:t>6</w:t>
      </w:r>
      <w:r>
        <w:rPr>
          <w:rFonts w:ascii="Times New Roman" w:hAnsi="Times New Roman"/>
          <w:sz w:val="28"/>
          <w:szCs w:val="28"/>
        </w:rPr>
        <w:t>].</w:t>
      </w:r>
    </w:p>
    <w:p w14:paraId="65E31A2C" w14:textId="4838B53B" w:rsidR="00BE3675" w:rsidRDefault="00BE3675" w:rsidP="00BE3675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Распределение имеющихся ресурсов и оценка трудозатрат на выполнение этапов работы может быть выполнена по средствам диаграммы </w:t>
      </w:r>
      <w:proofErr w:type="spellStart"/>
      <w:r>
        <w:rPr>
          <w:rFonts w:ascii="Times New Roman" w:hAnsi="Times New Roman"/>
          <w:sz w:val="28"/>
          <w:szCs w:val="28"/>
        </w:rPr>
        <w:t>Ганта</w:t>
      </w:r>
      <w:proofErr w:type="spellEnd"/>
      <w:r>
        <w:rPr>
          <w:rFonts w:ascii="Times New Roman" w:hAnsi="Times New Roman"/>
          <w:sz w:val="28"/>
          <w:szCs w:val="28"/>
        </w:rPr>
        <w:t xml:space="preserve"> и таблицы к ней (рисун</w:t>
      </w:r>
      <w:r w:rsidR="004D6E35">
        <w:rPr>
          <w:rFonts w:ascii="Times New Roman" w:hAnsi="Times New Roman"/>
          <w:sz w:val="28"/>
          <w:szCs w:val="28"/>
        </w:rPr>
        <w:t>ок</w:t>
      </w:r>
      <w:r>
        <w:rPr>
          <w:rFonts w:ascii="Times New Roman" w:hAnsi="Times New Roman"/>
          <w:sz w:val="28"/>
          <w:szCs w:val="28"/>
        </w:rPr>
        <w:t xml:space="preserve"> 28, 29).</w:t>
      </w:r>
    </w:p>
    <w:p w14:paraId="7F35AB1E" w14:textId="50AB244E" w:rsidR="003A46AE" w:rsidRDefault="003A46AE" w:rsidP="003A46AE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3A46AE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509C98DB" wp14:editId="5C96C4D7">
            <wp:extent cx="5775681" cy="1987550"/>
            <wp:effectExtent l="0" t="0" r="0" b="0"/>
            <wp:docPr id="117" name="Рисунок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r="17777"/>
                    <a:stretch/>
                  </pic:blipFill>
                  <pic:spPr bwMode="auto">
                    <a:xfrm>
                      <a:off x="0" y="0"/>
                      <a:ext cx="5794897" cy="19941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C8362E" w14:textId="74E17B14" w:rsidR="00BE3675" w:rsidRDefault="00BE3675" w:rsidP="00BE3675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28 – Распределение ресурсов и этапов на диаграмме </w:t>
      </w:r>
      <w:proofErr w:type="spellStart"/>
      <w:r>
        <w:rPr>
          <w:rFonts w:ascii="Times New Roman" w:hAnsi="Times New Roman"/>
          <w:sz w:val="28"/>
          <w:szCs w:val="28"/>
        </w:rPr>
        <w:t>Ганта</w:t>
      </w:r>
      <w:proofErr w:type="spellEnd"/>
      <w:r>
        <w:rPr>
          <w:rFonts w:ascii="Times New Roman" w:hAnsi="Times New Roman"/>
          <w:sz w:val="28"/>
          <w:szCs w:val="28"/>
        </w:rPr>
        <w:t>, часть 1</w:t>
      </w:r>
    </w:p>
    <w:p w14:paraId="093B92E6" w14:textId="40B50C52" w:rsidR="003A46AE" w:rsidRDefault="003A46AE" w:rsidP="00BE3675">
      <w:pPr>
        <w:jc w:val="center"/>
        <w:rPr>
          <w:rFonts w:ascii="Times New Roman" w:hAnsi="Times New Roman"/>
          <w:sz w:val="28"/>
          <w:szCs w:val="28"/>
        </w:rPr>
      </w:pPr>
      <w:r w:rsidRPr="003A46AE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7CA673A3" wp14:editId="7A8598BF">
            <wp:extent cx="5940425" cy="814705"/>
            <wp:effectExtent l="0" t="0" r="3175" b="4445"/>
            <wp:docPr id="118" name="Рисунок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1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6E32E" w14:textId="29519EE3" w:rsidR="00BE3675" w:rsidRDefault="00BE3675" w:rsidP="00BE3675">
      <w:pPr>
        <w:spacing w:after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29 – Распределение ресурсов и этапов на диаграмме </w:t>
      </w:r>
      <w:proofErr w:type="spellStart"/>
      <w:r>
        <w:rPr>
          <w:rFonts w:ascii="Times New Roman" w:hAnsi="Times New Roman"/>
          <w:sz w:val="28"/>
          <w:szCs w:val="28"/>
        </w:rPr>
        <w:t>Ганта</w:t>
      </w:r>
      <w:proofErr w:type="spellEnd"/>
      <w:r>
        <w:rPr>
          <w:rFonts w:ascii="Times New Roman" w:hAnsi="Times New Roman"/>
          <w:sz w:val="28"/>
          <w:szCs w:val="28"/>
        </w:rPr>
        <w:t>, часть 2</w:t>
      </w:r>
    </w:p>
    <w:p w14:paraId="4A99FB35" w14:textId="586B6578" w:rsidR="00B1498F" w:rsidRPr="00153019" w:rsidRDefault="00B1498F" w:rsidP="00B04572">
      <w:pPr>
        <w:pStyle w:val="a6"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val="en-US"/>
        </w:rPr>
      </w:pPr>
      <w:r w:rsidRPr="00B1498F">
        <w:rPr>
          <w:rStyle w:val="aa"/>
          <w:b w:val="0"/>
          <w:bCs w:val="0"/>
          <w:sz w:val="28"/>
          <w:szCs w:val="28"/>
        </w:rPr>
        <w:t>Планирование проекта</w:t>
      </w:r>
      <w:r w:rsidR="00153019">
        <w:rPr>
          <w:rStyle w:val="aa"/>
          <w:b w:val="0"/>
          <w:bCs w:val="0"/>
          <w:sz w:val="28"/>
          <w:szCs w:val="28"/>
          <w:lang w:val="en-US"/>
        </w:rPr>
        <w:t>:</w:t>
      </w:r>
    </w:p>
    <w:p w14:paraId="1046FA65" w14:textId="7D3C3BB3" w:rsidR="00B1498F" w:rsidRPr="00B1498F" w:rsidRDefault="00153019" w:rsidP="00B1498F">
      <w:pPr>
        <w:numPr>
          <w:ilvl w:val="1"/>
          <w:numId w:val="24"/>
        </w:numPr>
        <w:tabs>
          <w:tab w:val="clear" w:pos="1440"/>
          <w:tab w:val="left" w:pos="1134"/>
        </w:tabs>
        <w:spacing w:after="100" w:afterAutospacing="1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B1498F">
        <w:rPr>
          <w:rStyle w:val="aa"/>
          <w:rFonts w:ascii="Times New Roman" w:hAnsi="Times New Roman"/>
          <w:b w:val="0"/>
          <w:bCs w:val="0"/>
          <w:sz w:val="28"/>
          <w:szCs w:val="28"/>
        </w:rPr>
        <w:lastRenderedPageBreak/>
        <w:t>сбор требований</w:t>
      </w:r>
      <w:r w:rsidRPr="00B1498F">
        <w:rPr>
          <w:rFonts w:ascii="Times New Roman" w:hAnsi="Times New Roman"/>
          <w:sz w:val="28"/>
          <w:szCs w:val="28"/>
        </w:rPr>
        <w:t>: обсуждение с заказчиками и пользователями для выяснения их потребностей</w:t>
      </w:r>
      <w:r w:rsidRPr="00153019">
        <w:rPr>
          <w:rFonts w:ascii="Times New Roman" w:hAnsi="Times New Roman"/>
          <w:sz w:val="28"/>
          <w:szCs w:val="28"/>
        </w:rPr>
        <w:t>;</w:t>
      </w:r>
    </w:p>
    <w:p w14:paraId="0E00BBE0" w14:textId="1C722E2C" w:rsidR="00B1498F" w:rsidRPr="00B1498F" w:rsidRDefault="00153019" w:rsidP="00B1498F">
      <w:pPr>
        <w:numPr>
          <w:ilvl w:val="1"/>
          <w:numId w:val="24"/>
        </w:numPr>
        <w:tabs>
          <w:tab w:val="clear" w:pos="1440"/>
          <w:tab w:val="left" w:pos="1134"/>
        </w:tabs>
        <w:spacing w:after="100" w:afterAutospacing="1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B1498F">
        <w:rPr>
          <w:rStyle w:val="aa"/>
          <w:rFonts w:ascii="Times New Roman" w:hAnsi="Times New Roman"/>
          <w:b w:val="0"/>
          <w:bCs w:val="0"/>
          <w:sz w:val="28"/>
          <w:szCs w:val="28"/>
        </w:rPr>
        <w:t>разработка технического задания</w:t>
      </w:r>
      <w:r w:rsidR="00625B89" w:rsidRPr="00625B89">
        <w:rPr>
          <w:rStyle w:val="aa"/>
          <w:rFonts w:ascii="Times New Roman" w:hAnsi="Times New Roman"/>
          <w:b w:val="0"/>
          <w:bCs w:val="0"/>
          <w:sz w:val="28"/>
          <w:szCs w:val="28"/>
        </w:rPr>
        <w:t>:</w:t>
      </w:r>
      <w:r w:rsidRPr="00B1498F">
        <w:rPr>
          <w:rFonts w:ascii="Times New Roman" w:hAnsi="Times New Roman"/>
          <w:sz w:val="28"/>
          <w:szCs w:val="28"/>
        </w:rPr>
        <w:t xml:space="preserve"> документирование всех требований к системе</w:t>
      </w:r>
      <w:r w:rsidRPr="00153019">
        <w:rPr>
          <w:rFonts w:ascii="Times New Roman" w:hAnsi="Times New Roman"/>
          <w:sz w:val="28"/>
          <w:szCs w:val="28"/>
        </w:rPr>
        <w:t>;</w:t>
      </w:r>
    </w:p>
    <w:p w14:paraId="4D344948" w14:textId="52F41911" w:rsidR="00B1498F" w:rsidRPr="00B1498F" w:rsidRDefault="00153019" w:rsidP="00B1498F">
      <w:pPr>
        <w:numPr>
          <w:ilvl w:val="1"/>
          <w:numId w:val="24"/>
        </w:numPr>
        <w:tabs>
          <w:tab w:val="clear" w:pos="1440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B1498F">
        <w:rPr>
          <w:rStyle w:val="aa"/>
          <w:rFonts w:ascii="Times New Roman" w:hAnsi="Times New Roman"/>
          <w:b w:val="0"/>
          <w:bCs w:val="0"/>
          <w:sz w:val="28"/>
          <w:szCs w:val="28"/>
        </w:rPr>
        <w:t>составление плана проекта</w:t>
      </w:r>
      <w:r w:rsidRPr="00B1498F">
        <w:rPr>
          <w:rFonts w:ascii="Times New Roman" w:hAnsi="Times New Roman"/>
          <w:sz w:val="28"/>
          <w:szCs w:val="28"/>
        </w:rPr>
        <w:t>: определение сроков выполнения задач и распределение ресурсов.</w:t>
      </w:r>
    </w:p>
    <w:p w14:paraId="69EC1EE1" w14:textId="1A7B4475" w:rsidR="00B1498F" w:rsidRPr="00153019" w:rsidRDefault="00B1498F" w:rsidP="004D6E35">
      <w:pPr>
        <w:pStyle w:val="a6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B1498F">
        <w:rPr>
          <w:rStyle w:val="aa"/>
          <w:b w:val="0"/>
          <w:bCs w:val="0"/>
          <w:sz w:val="28"/>
          <w:szCs w:val="28"/>
        </w:rPr>
        <w:t>Разработка интерфейса пользователя (UI/UX)</w:t>
      </w:r>
      <w:r w:rsidR="00153019" w:rsidRPr="00153019">
        <w:rPr>
          <w:rStyle w:val="aa"/>
          <w:b w:val="0"/>
          <w:bCs w:val="0"/>
          <w:sz w:val="28"/>
          <w:szCs w:val="28"/>
        </w:rPr>
        <w:t>:</w:t>
      </w:r>
    </w:p>
    <w:p w14:paraId="226981C5" w14:textId="5FE2CA64" w:rsidR="00B1498F" w:rsidRPr="00B1498F" w:rsidRDefault="00153019" w:rsidP="00B1498F">
      <w:pPr>
        <w:numPr>
          <w:ilvl w:val="1"/>
          <w:numId w:val="25"/>
        </w:numPr>
        <w:tabs>
          <w:tab w:val="left" w:pos="1134"/>
        </w:tabs>
        <w:spacing w:after="100" w:afterAutospacing="1" w:line="360" w:lineRule="auto"/>
        <w:jc w:val="both"/>
        <w:rPr>
          <w:rFonts w:ascii="Times New Roman" w:hAnsi="Times New Roman"/>
          <w:sz w:val="28"/>
          <w:szCs w:val="28"/>
        </w:rPr>
      </w:pPr>
      <w:r w:rsidRPr="00B1498F">
        <w:rPr>
          <w:rStyle w:val="aa"/>
          <w:rFonts w:ascii="Times New Roman" w:hAnsi="Times New Roman"/>
          <w:b w:val="0"/>
          <w:bCs w:val="0"/>
          <w:sz w:val="28"/>
          <w:szCs w:val="28"/>
        </w:rPr>
        <w:t>создание прототипов</w:t>
      </w:r>
      <w:r w:rsidRPr="00B1498F">
        <w:rPr>
          <w:rFonts w:ascii="Times New Roman" w:hAnsi="Times New Roman"/>
          <w:sz w:val="28"/>
          <w:szCs w:val="28"/>
        </w:rPr>
        <w:t>: разработка первичных эскизов интерфейса</w:t>
      </w:r>
      <w:r w:rsidRPr="00153019">
        <w:rPr>
          <w:rFonts w:ascii="Times New Roman" w:hAnsi="Times New Roman"/>
          <w:sz w:val="28"/>
          <w:szCs w:val="28"/>
        </w:rPr>
        <w:t>;</w:t>
      </w:r>
    </w:p>
    <w:p w14:paraId="44A428D9" w14:textId="3245B45E" w:rsidR="00B1498F" w:rsidRPr="00B1498F" w:rsidRDefault="00153019" w:rsidP="00B1498F">
      <w:pPr>
        <w:numPr>
          <w:ilvl w:val="1"/>
          <w:numId w:val="25"/>
        </w:numPr>
        <w:tabs>
          <w:tab w:val="left" w:pos="1134"/>
        </w:tabs>
        <w:spacing w:after="100" w:afterAutospacing="1" w:line="360" w:lineRule="auto"/>
        <w:jc w:val="both"/>
        <w:rPr>
          <w:rFonts w:ascii="Times New Roman" w:hAnsi="Times New Roman"/>
          <w:sz w:val="28"/>
          <w:szCs w:val="28"/>
        </w:rPr>
      </w:pPr>
      <w:r w:rsidRPr="00B1498F">
        <w:rPr>
          <w:rStyle w:val="aa"/>
          <w:rFonts w:ascii="Times New Roman" w:hAnsi="Times New Roman"/>
          <w:b w:val="0"/>
          <w:bCs w:val="0"/>
          <w:sz w:val="28"/>
          <w:szCs w:val="28"/>
        </w:rPr>
        <w:t>дизайн интерфейса</w:t>
      </w:r>
      <w:r w:rsidRPr="00B1498F">
        <w:rPr>
          <w:rFonts w:ascii="Times New Roman" w:hAnsi="Times New Roman"/>
          <w:sz w:val="28"/>
          <w:szCs w:val="28"/>
        </w:rPr>
        <w:t>: создание окончательных макетов</w:t>
      </w:r>
      <w:r w:rsidR="00535F75" w:rsidRPr="00535F75">
        <w:rPr>
          <w:rFonts w:ascii="Times New Roman" w:hAnsi="Times New Roman"/>
          <w:sz w:val="28"/>
          <w:szCs w:val="28"/>
        </w:rPr>
        <w:t>;</w:t>
      </w:r>
    </w:p>
    <w:p w14:paraId="68BFF534" w14:textId="1AF68665" w:rsidR="00B1498F" w:rsidRPr="00B1498F" w:rsidRDefault="00153019" w:rsidP="00B1498F">
      <w:pPr>
        <w:numPr>
          <w:ilvl w:val="1"/>
          <w:numId w:val="25"/>
        </w:numPr>
        <w:tabs>
          <w:tab w:val="left" w:pos="1134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B1498F">
        <w:rPr>
          <w:rStyle w:val="aa"/>
          <w:rFonts w:ascii="Times New Roman" w:hAnsi="Times New Roman"/>
          <w:b w:val="0"/>
          <w:bCs w:val="0"/>
          <w:sz w:val="28"/>
          <w:szCs w:val="28"/>
        </w:rPr>
        <w:t>утверждение дизайна</w:t>
      </w:r>
      <w:r w:rsidRPr="00B1498F">
        <w:rPr>
          <w:rFonts w:ascii="Times New Roman" w:hAnsi="Times New Roman"/>
          <w:sz w:val="28"/>
          <w:szCs w:val="28"/>
        </w:rPr>
        <w:t>: согласование дизайна с заказчиком</w:t>
      </w:r>
      <w:r w:rsidR="00AE544E" w:rsidRPr="00AE544E">
        <w:rPr>
          <w:rFonts w:ascii="Times New Roman" w:hAnsi="Times New Roman"/>
          <w:sz w:val="28"/>
          <w:szCs w:val="28"/>
        </w:rPr>
        <w:t>.</w:t>
      </w:r>
    </w:p>
    <w:p w14:paraId="272ECD12" w14:textId="6B6E8E80" w:rsidR="00B1498F" w:rsidRPr="00535F75" w:rsidRDefault="00B1498F" w:rsidP="004D6E35">
      <w:pPr>
        <w:pStyle w:val="a6"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val="en-US"/>
        </w:rPr>
      </w:pPr>
      <w:r w:rsidRPr="00B1498F">
        <w:rPr>
          <w:rStyle w:val="aa"/>
          <w:b w:val="0"/>
          <w:bCs w:val="0"/>
          <w:sz w:val="28"/>
          <w:szCs w:val="28"/>
        </w:rPr>
        <w:t>Разработка серверной части</w:t>
      </w:r>
      <w:r w:rsidR="00535F75">
        <w:rPr>
          <w:rStyle w:val="aa"/>
          <w:b w:val="0"/>
          <w:bCs w:val="0"/>
          <w:sz w:val="28"/>
          <w:szCs w:val="28"/>
          <w:lang w:val="en-US"/>
        </w:rPr>
        <w:t>:</w:t>
      </w:r>
    </w:p>
    <w:p w14:paraId="497DE4B6" w14:textId="25111901" w:rsidR="00B1498F" w:rsidRPr="00B1498F" w:rsidRDefault="00153019" w:rsidP="00B1498F">
      <w:pPr>
        <w:numPr>
          <w:ilvl w:val="1"/>
          <w:numId w:val="25"/>
        </w:numPr>
        <w:tabs>
          <w:tab w:val="clear" w:pos="1440"/>
          <w:tab w:val="num" w:pos="1134"/>
        </w:tabs>
        <w:spacing w:after="100" w:afterAutospacing="1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B1498F">
        <w:rPr>
          <w:rStyle w:val="aa"/>
          <w:rFonts w:ascii="Times New Roman" w:hAnsi="Times New Roman"/>
          <w:b w:val="0"/>
          <w:bCs w:val="0"/>
          <w:sz w:val="28"/>
          <w:szCs w:val="28"/>
        </w:rPr>
        <w:t>проектирование базы данных</w:t>
      </w:r>
      <w:r w:rsidRPr="00B1498F">
        <w:rPr>
          <w:rFonts w:ascii="Times New Roman" w:hAnsi="Times New Roman"/>
          <w:sz w:val="28"/>
          <w:szCs w:val="28"/>
        </w:rPr>
        <w:t>: создание структуры базы данных</w:t>
      </w:r>
      <w:r w:rsidR="00535F75" w:rsidRPr="00535F75">
        <w:rPr>
          <w:rFonts w:ascii="Times New Roman" w:hAnsi="Times New Roman"/>
          <w:sz w:val="28"/>
          <w:szCs w:val="28"/>
        </w:rPr>
        <w:t>;</w:t>
      </w:r>
    </w:p>
    <w:p w14:paraId="7DBBE44B" w14:textId="3BB27474" w:rsidR="00B1498F" w:rsidRPr="00B1498F" w:rsidRDefault="00153019" w:rsidP="00B1498F">
      <w:pPr>
        <w:numPr>
          <w:ilvl w:val="1"/>
          <w:numId w:val="25"/>
        </w:numPr>
        <w:tabs>
          <w:tab w:val="clear" w:pos="1440"/>
          <w:tab w:val="num" w:pos="1134"/>
        </w:tabs>
        <w:spacing w:after="100" w:afterAutospacing="1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B1498F">
        <w:rPr>
          <w:rStyle w:val="aa"/>
          <w:rFonts w:ascii="Times New Roman" w:hAnsi="Times New Roman"/>
          <w:b w:val="0"/>
          <w:bCs w:val="0"/>
          <w:sz w:val="28"/>
          <w:szCs w:val="28"/>
        </w:rPr>
        <w:t xml:space="preserve">реализация </w:t>
      </w:r>
      <w:proofErr w:type="spellStart"/>
      <w:r w:rsidRPr="00B1498F">
        <w:rPr>
          <w:rStyle w:val="aa"/>
          <w:rFonts w:ascii="Times New Roman" w:hAnsi="Times New Roman"/>
          <w:b w:val="0"/>
          <w:bCs w:val="0"/>
          <w:sz w:val="28"/>
          <w:szCs w:val="28"/>
        </w:rPr>
        <w:t>api</w:t>
      </w:r>
      <w:proofErr w:type="spellEnd"/>
      <w:r w:rsidRPr="00B1498F">
        <w:rPr>
          <w:rFonts w:ascii="Times New Roman" w:hAnsi="Times New Roman"/>
          <w:sz w:val="28"/>
          <w:szCs w:val="28"/>
        </w:rPr>
        <w:t>: разработка интерфейсов для взаимодействия с</w:t>
      </w:r>
      <w:r>
        <w:rPr>
          <w:rFonts w:ascii="Times New Roman" w:hAnsi="Times New Roman"/>
          <w:sz w:val="28"/>
          <w:szCs w:val="28"/>
        </w:rPr>
        <w:t xml:space="preserve"> </w:t>
      </w:r>
      <w:r w:rsidRPr="00B1498F">
        <w:rPr>
          <w:rFonts w:ascii="Times New Roman" w:hAnsi="Times New Roman"/>
          <w:sz w:val="28"/>
          <w:szCs w:val="28"/>
        </w:rPr>
        <w:t>клиентской частью</w:t>
      </w:r>
      <w:r w:rsidR="00535F75" w:rsidRPr="00535F75">
        <w:rPr>
          <w:rFonts w:ascii="Times New Roman" w:hAnsi="Times New Roman"/>
          <w:sz w:val="28"/>
          <w:szCs w:val="28"/>
        </w:rPr>
        <w:t>;</w:t>
      </w:r>
    </w:p>
    <w:p w14:paraId="2C320AB5" w14:textId="60FC541D" w:rsidR="00B1498F" w:rsidRPr="00B1498F" w:rsidRDefault="00153019" w:rsidP="00B1498F">
      <w:pPr>
        <w:numPr>
          <w:ilvl w:val="1"/>
          <w:numId w:val="25"/>
        </w:numPr>
        <w:tabs>
          <w:tab w:val="clear" w:pos="1440"/>
          <w:tab w:val="num" w:pos="1134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B1498F">
        <w:rPr>
          <w:rStyle w:val="aa"/>
          <w:rFonts w:ascii="Times New Roman" w:hAnsi="Times New Roman"/>
          <w:b w:val="0"/>
          <w:bCs w:val="0"/>
          <w:sz w:val="28"/>
          <w:szCs w:val="28"/>
        </w:rPr>
        <w:t>настройка сервера</w:t>
      </w:r>
      <w:r w:rsidRPr="00B1498F">
        <w:rPr>
          <w:rFonts w:ascii="Times New Roman" w:hAnsi="Times New Roman"/>
          <w:sz w:val="28"/>
          <w:szCs w:val="28"/>
        </w:rPr>
        <w:t>: конфигурация серверного окружения для развертывания приложения</w:t>
      </w:r>
      <w:r w:rsidR="00AE544E" w:rsidRPr="00AE544E">
        <w:rPr>
          <w:rFonts w:ascii="Times New Roman" w:hAnsi="Times New Roman"/>
          <w:sz w:val="28"/>
          <w:szCs w:val="28"/>
        </w:rPr>
        <w:t>.</w:t>
      </w:r>
    </w:p>
    <w:p w14:paraId="16D1862B" w14:textId="77777777" w:rsidR="00B1498F" w:rsidRPr="00B1498F" w:rsidRDefault="00B1498F" w:rsidP="00B1498F">
      <w:pPr>
        <w:pStyle w:val="a6"/>
        <w:spacing w:before="0" w:beforeAutospacing="0" w:after="0" w:afterAutospacing="0" w:line="360" w:lineRule="auto"/>
        <w:ind w:left="720"/>
        <w:jc w:val="both"/>
        <w:rPr>
          <w:sz w:val="28"/>
          <w:szCs w:val="28"/>
        </w:rPr>
      </w:pPr>
      <w:r w:rsidRPr="00B1498F">
        <w:rPr>
          <w:rStyle w:val="aa"/>
          <w:b w:val="0"/>
          <w:bCs w:val="0"/>
          <w:sz w:val="28"/>
          <w:szCs w:val="28"/>
        </w:rPr>
        <w:t>Разработка клиентской части</w:t>
      </w:r>
    </w:p>
    <w:p w14:paraId="7F14CCE0" w14:textId="0B136749" w:rsidR="00B1498F" w:rsidRPr="00B1498F" w:rsidRDefault="00153019" w:rsidP="00B1498F">
      <w:pPr>
        <w:numPr>
          <w:ilvl w:val="1"/>
          <w:numId w:val="25"/>
        </w:numPr>
        <w:tabs>
          <w:tab w:val="clear" w:pos="1440"/>
          <w:tab w:val="num" w:pos="1134"/>
        </w:tabs>
        <w:spacing w:after="100" w:afterAutospacing="1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B1498F">
        <w:rPr>
          <w:rStyle w:val="aa"/>
          <w:rFonts w:ascii="Times New Roman" w:hAnsi="Times New Roman"/>
          <w:b w:val="0"/>
          <w:bCs w:val="0"/>
          <w:sz w:val="28"/>
          <w:szCs w:val="28"/>
        </w:rPr>
        <w:t xml:space="preserve">разработка </w:t>
      </w:r>
      <w:proofErr w:type="spellStart"/>
      <w:r w:rsidRPr="00B1498F">
        <w:rPr>
          <w:rStyle w:val="aa"/>
          <w:rFonts w:ascii="Times New Roman" w:hAnsi="Times New Roman"/>
          <w:b w:val="0"/>
          <w:bCs w:val="0"/>
          <w:sz w:val="28"/>
          <w:szCs w:val="28"/>
        </w:rPr>
        <w:t>фронтенда</w:t>
      </w:r>
      <w:proofErr w:type="spellEnd"/>
      <w:r w:rsidRPr="00B1498F">
        <w:rPr>
          <w:rFonts w:ascii="Times New Roman" w:hAnsi="Times New Roman"/>
          <w:sz w:val="28"/>
          <w:szCs w:val="28"/>
        </w:rPr>
        <w:t>: реализация пользовательского интерфейса</w:t>
      </w:r>
      <w:r w:rsidR="00535F75" w:rsidRPr="00535F75">
        <w:rPr>
          <w:rFonts w:ascii="Times New Roman" w:hAnsi="Times New Roman"/>
          <w:sz w:val="28"/>
          <w:szCs w:val="28"/>
        </w:rPr>
        <w:t>;</w:t>
      </w:r>
    </w:p>
    <w:p w14:paraId="5C04A27D" w14:textId="3D2A83B5" w:rsidR="00B1498F" w:rsidRPr="00B1498F" w:rsidRDefault="00153019" w:rsidP="00B1498F">
      <w:pPr>
        <w:numPr>
          <w:ilvl w:val="1"/>
          <w:numId w:val="25"/>
        </w:numPr>
        <w:tabs>
          <w:tab w:val="clear" w:pos="1440"/>
          <w:tab w:val="num" w:pos="1134"/>
        </w:tabs>
        <w:spacing w:after="100" w:afterAutospacing="1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B1498F">
        <w:rPr>
          <w:rStyle w:val="aa"/>
          <w:rFonts w:ascii="Times New Roman" w:hAnsi="Times New Roman"/>
          <w:b w:val="0"/>
          <w:bCs w:val="0"/>
          <w:sz w:val="28"/>
          <w:szCs w:val="28"/>
        </w:rPr>
        <w:t>интеграция с серверной частью</w:t>
      </w:r>
      <w:r w:rsidRPr="00B1498F">
        <w:rPr>
          <w:rFonts w:ascii="Times New Roman" w:hAnsi="Times New Roman"/>
          <w:sz w:val="28"/>
          <w:szCs w:val="28"/>
        </w:rPr>
        <w:t xml:space="preserve">: связывание </w:t>
      </w:r>
      <w:proofErr w:type="spellStart"/>
      <w:r w:rsidRPr="00B1498F">
        <w:rPr>
          <w:rFonts w:ascii="Times New Roman" w:hAnsi="Times New Roman"/>
          <w:sz w:val="28"/>
          <w:szCs w:val="28"/>
        </w:rPr>
        <w:t>фронтенда</w:t>
      </w:r>
      <w:proofErr w:type="spellEnd"/>
      <w:r w:rsidRPr="00B1498F">
        <w:rPr>
          <w:rFonts w:ascii="Times New Roman" w:hAnsi="Times New Roman"/>
          <w:sz w:val="28"/>
          <w:szCs w:val="28"/>
        </w:rPr>
        <w:t xml:space="preserve"> с сервером через </w:t>
      </w:r>
      <w:proofErr w:type="spellStart"/>
      <w:r w:rsidRPr="00B1498F">
        <w:rPr>
          <w:rFonts w:ascii="Times New Roman" w:hAnsi="Times New Roman"/>
          <w:sz w:val="28"/>
          <w:szCs w:val="28"/>
        </w:rPr>
        <w:t>api</w:t>
      </w:r>
      <w:proofErr w:type="spellEnd"/>
      <w:r w:rsidR="00535F75" w:rsidRPr="00535F75">
        <w:rPr>
          <w:rFonts w:ascii="Times New Roman" w:hAnsi="Times New Roman"/>
          <w:sz w:val="28"/>
          <w:szCs w:val="28"/>
        </w:rPr>
        <w:t>;</w:t>
      </w:r>
    </w:p>
    <w:p w14:paraId="38DA6BA7" w14:textId="517FFFD5" w:rsidR="00B1498F" w:rsidRPr="00B1498F" w:rsidRDefault="00153019" w:rsidP="00B1498F">
      <w:pPr>
        <w:numPr>
          <w:ilvl w:val="1"/>
          <w:numId w:val="25"/>
        </w:numPr>
        <w:tabs>
          <w:tab w:val="clear" w:pos="1440"/>
          <w:tab w:val="num" w:pos="1134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B1498F">
        <w:rPr>
          <w:rStyle w:val="aa"/>
          <w:rFonts w:ascii="Times New Roman" w:hAnsi="Times New Roman"/>
          <w:b w:val="0"/>
          <w:bCs w:val="0"/>
          <w:sz w:val="28"/>
          <w:szCs w:val="28"/>
        </w:rPr>
        <w:t>тестирование клиентской части</w:t>
      </w:r>
      <w:r w:rsidRPr="00B1498F">
        <w:rPr>
          <w:rFonts w:ascii="Times New Roman" w:hAnsi="Times New Roman"/>
          <w:sz w:val="28"/>
          <w:szCs w:val="28"/>
        </w:rPr>
        <w:t>: проверка работоспособности клиентского интерфейса</w:t>
      </w:r>
      <w:r w:rsidR="00AE544E" w:rsidRPr="00AE544E">
        <w:rPr>
          <w:rFonts w:ascii="Times New Roman" w:hAnsi="Times New Roman"/>
          <w:sz w:val="28"/>
          <w:szCs w:val="28"/>
        </w:rPr>
        <w:t>.</w:t>
      </w:r>
    </w:p>
    <w:p w14:paraId="2E60C222" w14:textId="77777777" w:rsidR="00B1498F" w:rsidRPr="00B1498F" w:rsidRDefault="00B1498F" w:rsidP="00B1498F">
      <w:pPr>
        <w:pStyle w:val="a6"/>
        <w:spacing w:before="0" w:beforeAutospacing="0" w:after="0" w:afterAutospacing="0" w:line="360" w:lineRule="auto"/>
        <w:ind w:left="720"/>
        <w:jc w:val="both"/>
        <w:rPr>
          <w:sz w:val="28"/>
          <w:szCs w:val="28"/>
        </w:rPr>
      </w:pPr>
      <w:r w:rsidRPr="00B1498F">
        <w:rPr>
          <w:rStyle w:val="aa"/>
          <w:b w:val="0"/>
          <w:bCs w:val="0"/>
          <w:sz w:val="28"/>
          <w:szCs w:val="28"/>
        </w:rPr>
        <w:t>Тестирование и отладка</w:t>
      </w:r>
    </w:p>
    <w:p w14:paraId="2CCC5E1E" w14:textId="36B11DB7" w:rsidR="00B1498F" w:rsidRPr="00B1498F" w:rsidRDefault="00153019" w:rsidP="00B1498F">
      <w:pPr>
        <w:numPr>
          <w:ilvl w:val="1"/>
          <w:numId w:val="25"/>
        </w:numPr>
        <w:tabs>
          <w:tab w:val="clear" w:pos="1440"/>
          <w:tab w:val="left" w:pos="1134"/>
        </w:tabs>
        <w:spacing w:after="100" w:afterAutospacing="1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Style w:val="aa"/>
          <w:rFonts w:ascii="Times New Roman" w:hAnsi="Times New Roman"/>
          <w:b w:val="0"/>
          <w:bCs w:val="0"/>
          <w:sz w:val="28"/>
          <w:szCs w:val="28"/>
        </w:rPr>
        <w:t>и</w:t>
      </w:r>
      <w:r w:rsidRPr="00B1498F">
        <w:rPr>
          <w:rStyle w:val="aa"/>
          <w:rFonts w:ascii="Times New Roman" w:hAnsi="Times New Roman"/>
          <w:b w:val="0"/>
          <w:bCs w:val="0"/>
          <w:sz w:val="28"/>
          <w:szCs w:val="28"/>
        </w:rPr>
        <w:t>нтеграционное тестирование</w:t>
      </w:r>
      <w:r w:rsidRPr="00B1498F">
        <w:rPr>
          <w:rFonts w:ascii="Times New Roman" w:hAnsi="Times New Roman"/>
          <w:sz w:val="28"/>
          <w:szCs w:val="28"/>
        </w:rPr>
        <w:t>: проверка взаимодействия между модулями</w:t>
      </w:r>
      <w:r w:rsidR="00535F75" w:rsidRPr="00535F75">
        <w:rPr>
          <w:rFonts w:ascii="Times New Roman" w:hAnsi="Times New Roman"/>
          <w:sz w:val="28"/>
          <w:szCs w:val="28"/>
        </w:rPr>
        <w:t>;</w:t>
      </w:r>
    </w:p>
    <w:p w14:paraId="3743803D" w14:textId="1363C71C" w:rsidR="00B1498F" w:rsidRPr="00B1498F" w:rsidRDefault="00153019" w:rsidP="00B1498F">
      <w:pPr>
        <w:numPr>
          <w:ilvl w:val="1"/>
          <w:numId w:val="25"/>
        </w:numPr>
        <w:tabs>
          <w:tab w:val="clear" w:pos="1440"/>
          <w:tab w:val="num" w:pos="1134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Style w:val="aa"/>
          <w:rFonts w:ascii="Times New Roman" w:hAnsi="Times New Roman"/>
          <w:b w:val="0"/>
          <w:bCs w:val="0"/>
          <w:sz w:val="28"/>
          <w:szCs w:val="28"/>
        </w:rPr>
        <w:t>п</w:t>
      </w:r>
      <w:r w:rsidRPr="00B1498F">
        <w:rPr>
          <w:rStyle w:val="aa"/>
          <w:rFonts w:ascii="Times New Roman" w:hAnsi="Times New Roman"/>
          <w:b w:val="0"/>
          <w:bCs w:val="0"/>
          <w:sz w:val="28"/>
          <w:szCs w:val="28"/>
        </w:rPr>
        <w:t>ользовательское тестирование</w:t>
      </w:r>
      <w:r w:rsidRPr="00B1498F">
        <w:rPr>
          <w:rFonts w:ascii="Times New Roman" w:hAnsi="Times New Roman"/>
          <w:sz w:val="28"/>
          <w:szCs w:val="28"/>
        </w:rPr>
        <w:t xml:space="preserve">: </w:t>
      </w:r>
      <w:r>
        <w:rPr>
          <w:rFonts w:ascii="Times New Roman" w:hAnsi="Times New Roman"/>
          <w:sz w:val="28"/>
          <w:szCs w:val="28"/>
        </w:rPr>
        <w:t>о</w:t>
      </w:r>
      <w:r w:rsidRPr="00B1498F">
        <w:rPr>
          <w:rFonts w:ascii="Times New Roman" w:hAnsi="Times New Roman"/>
          <w:sz w:val="28"/>
          <w:szCs w:val="28"/>
        </w:rPr>
        <w:t>ценка системы конечными пользователями</w:t>
      </w:r>
      <w:r w:rsidR="00AE544E" w:rsidRPr="00AE544E">
        <w:rPr>
          <w:rFonts w:ascii="Times New Roman" w:hAnsi="Times New Roman"/>
          <w:sz w:val="28"/>
          <w:szCs w:val="28"/>
        </w:rPr>
        <w:t>.</w:t>
      </w:r>
    </w:p>
    <w:p w14:paraId="339B67BF" w14:textId="6D1FAF17" w:rsidR="00B1498F" w:rsidRPr="00B1498F" w:rsidRDefault="00B1498F" w:rsidP="00B1498F">
      <w:pPr>
        <w:pStyle w:val="a6"/>
        <w:spacing w:before="0" w:beforeAutospacing="0" w:after="0" w:afterAutospacing="0" w:line="360" w:lineRule="auto"/>
        <w:ind w:left="720"/>
        <w:jc w:val="both"/>
        <w:rPr>
          <w:sz w:val="28"/>
          <w:szCs w:val="28"/>
        </w:rPr>
      </w:pPr>
      <w:r w:rsidRPr="00B1498F">
        <w:rPr>
          <w:rStyle w:val="aa"/>
          <w:b w:val="0"/>
          <w:bCs w:val="0"/>
          <w:sz w:val="28"/>
          <w:szCs w:val="28"/>
        </w:rPr>
        <w:t>Внедрение и обучение пользователей</w:t>
      </w:r>
      <w:r w:rsidR="00153019">
        <w:rPr>
          <w:rStyle w:val="aa"/>
          <w:b w:val="0"/>
          <w:bCs w:val="0"/>
          <w:sz w:val="28"/>
          <w:szCs w:val="28"/>
        </w:rPr>
        <w:t>:</w:t>
      </w:r>
    </w:p>
    <w:p w14:paraId="6BE7DE14" w14:textId="37D310FE" w:rsidR="00B1498F" w:rsidRPr="00B1498F" w:rsidRDefault="00153019" w:rsidP="00B1498F">
      <w:pPr>
        <w:numPr>
          <w:ilvl w:val="1"/>
          <w:numId w:val="25"/>
        </w:numPr>
        <w:tabs>
          <w:tab w:val="clear" w:pos="1440"/>
          <w:tab w:val="num" w:pos="1134"/>
        </w:tabs>
        <w:spacing w:after="100" w:afterAutospacing="1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Style w:val="aa"/>
          <w:rFonts w:ascii="Times New Roman" w:hAnsi="Times New Roman"/>
          <w:b w:val="0"/>
          <w:bCs w:val="0"/>
          <w:sz w:val="28"/>
          <w:szCs w:val="28"/>
        </w:rPr>
        <w:t>р</w:t>
      </w:r>
      <w:r w:rsidR="00B1498F" w:rsidRPr="00B1498F">
        <w:rPr>
          <w:rStyle w:val="aa"/>
          <w:rFonts w:ascii="Times New Roman" w:hAnsi="Times New Roman"/>
          <w:b w:val="0"/>
          <w:bCs w:val="0"/>
          <w:sz w:val="28"/>
          <w:szCs w:val="28"/>
        </w:rPr>
        <w:t>азвертывание приложения</w:t>
      </w:r>
      <w:r w:rsidR="00B1498F" w:rsidRPr="00B1498F">
        <w:rPr>
          <w:rFonts w:ascii="Times New Roman" w:hAnsi="Times New Roman"/>
          <w:sz w:val="28"/>
          <w:szCs w:val="28"/>
        </w:rPr>
        <w:t xml:space="preserve">: </w:t>
      </w:r>
      <w:r>
        <w:rPr>
          <w:rFonts w:ascii="Times New Roman" w:hAnsi="Times New Roman"/>
          <w:sz w:val="28"/>
          <w:szCs w:val="28"/>
        </w:rPr>
        <w:t>у</w:t>
      </w:r>
      <w:r w:rsidR="00B1498F" w:rsidRPr="00B1498F">
        <w:rPr>
          <w:rFonts w:ascii="Times New Roman" w:hAnsi="Times New Roman"/>
          <w:sz w:val="28"/>
          <w:szCs w:val="28"/>
        </w:rPr>
        <w:t>становка и настройка приложения в рабочей среде</w:t>
      </w:r>
      <w:r w:rsidR="00535F75" w:rsidRPr="00535F75">
        <w:rPr>
          <w:rFonts w:ascii="Times New Roman" w:hAnsi="Times New Roman"/>
          <w:sz w:val="28"/>
          <w:szCs w:val="28"/>
        </w:rPr>
        <w:t>;</w:t>
      </w:r>
    </w:p>
    <w:p w14:paraId="393FA159" w14:textId="1AA1304F" w:rsidR="00B1498F" w:rsidRPr="00B1498F" w:rsidRDefault="00153019" w:rsidP="00B1498F">
      <w:pPr>
        <w:numPr>
          <w:ilvl w:val="1"/>
          <w:numId w:val="25"/>
        </w:numPr>
        <w:tabs>
          <w:tab w:val="clear" w:pos="1440"/>
          <w:tab w:val="num" w:pos="1134"/>
        </w:tabs>
        <w:spacing w:after="100" w:afterAutospacing="1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Style w:val="aa"/>
          <w:rFonts w:ascii="Times New Roman" w:hAnsi="Times New Roman"/>
          <w:b w:val="0"/>
          <w:bCs w:val="0"/>
          <w:sz w:val="28"/>
          <w:szCs w:val="28"/>
        </w:rPr>
        <w:lastRenderedPageBreak/>
        <w:t>о</w:t>
      </w:r>
      <w:r w:rsidR="00B1498F" w:rsidRPr="00B1498F">
        <w:rPr>
          <w:rStyle w:val="aa"/>
          <w:rFonts w:ascii="Times New Roman" w:hAnsi="Times New Roman"/>
          <w:b w:val="0"/>
          <w:bCs w:val="0"/>
          <w:sz w:val="28"/>
          <w:szCs w:val="28"/>
        </w:rPr>
        <w:t>бучение пользователей</w:t>
      </w:r>
      <w:r w:rsidR="00B1498F" w:rsidRPr="00B1498F">
        <w:rPr>
          <w:rFonts w:ascii="Times New Roman" w:hAnsi="Times New Roman"/>
          <w:sz w:val="28"/>
          <w:szCs w:val="28"/>
        </w:rPr>
        <w:t xml:space="preserve">: </w:t>
      </w:r>
      <w:r>
        <w:rPr>
          <w:rFonts w:ascii="Times New Roman" w:hAnsi="Times New Roman"/>
          <w:sz w:val="28"/>
          <w:szCs w:val="28"/>
        </w:rPr>
        <w:t>п</w:t>
      </w:r>
      <w:r w:rsidR="00B1498F" w:rsidRPr="00B1498F">
        <w:rPr>
          <w:rFonts w:ascii="Times New Roman" w:hAnsi="Times New Roman"/>
          <w:sz w:val="28"/>
          <w:szCs w:val="28"/>
        </w:rPr>
        <w:t>роведение тренингов для пользователей</w:t>
      </w:r>
      <w:r w:rsidR="00535F75" w:rsidRPr="00616928">
        <w:rPr>
          <w:rFonts w:ascii="Times New Roman" w:hAnsi="Times New Roman"/>
          <w:sz w:val="28"/>
          <w:szCs w:val="28"/>
        </w:rPr>
        <w:t>;</w:t>
      </w:r>
    </w:p>
    <w:p w14:paraId="3B49280E" w14:textId="1E7CDCAB" w:rsidR="00B1498F" w:rsidRDefault="00153019" w:rsidP="00CF622E">
      <w:pPr>
        <w:numPr>
          <w:ilvl w:val="1"/>
          <w:numId w:val="25"/>
        </w:numPr>
        <w:tabs>
          <w:tab w:val="clear" w:pos="1440"/>
          <w:tab w:val="num" w:pos="1134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Style w:val="aa"/>
          <w:rFonts w:ascii="Times New Roman" w:hAnsi="Times New Roman"/>
          <w:b w:val="0"/>
          <w:bCs w:val="0"/>
          <w:sz w:val="28"/>
          <w:szCs w:val="28"/>
        </w:rPr>
        <w:t>п</w:t>
      </w:r>
      <w:r w:rsidR="00B1498F" w:rsidRPr="00B1498F">
        <w:rPr>
          <w:rStyle w:val="aa"/>
          <w:rFonts w:ascii="Times New Roman" w:hAnsi="Times New Roman"/>
          <w:b w:val="0"/>
          <w:bCs w:val="0"/>
          <w:sz w:val="28"/>
          <w:szCs w:val="28"/>
        </w:rPr>
        <w:t>оддержка и сопровождение</w:t>
      </w:r>
      <w:r w:rsidR="00B1498F" w:rsidRPr="00B1498F">
        <w:rPr>
          <w:rFonts w:ascii="Times New Roman" w:hAnsi="Times New Roman"/>
          <w:sz w:val="28"/>
          <w:szCs w:val="28"/>
        </w:rPr>
        <w:t xml:space="preserve">: </w:t>
      </w:r>
      <w:r>
        <w:rPr>
          <w:rFonts w:ascii="Times New Roman" w:hAnsi="Times New Roman"/>
          <w:sz w:val="28"/>
          <w:szCs w:val="28"/>
        </w:rPr>
        <w:t>о</w:t>
      </w:r>
      <w:r w:rsidR="00B1498F" w:rsidRPr="00B1498F">
        <w:rPr>
          <w:rFonts w:ascii="Times New Roman" w:hAnsi="Times New Roman"/>
          <w:sz w:val="28"/>
          <w:szCs w:val="28"/>
        </w:rPr>
        <w:t>беспечение поддержки пользователей и устранение возникающих проблем</w:t>
      </w:r>
      <w:r w:rsidR="00AE544E" w:rsidRPr="00AE544E">
        <w:rPr>
          <w:rFonts w:ascii="Times New Roman" w:hAnsi="Times New Roman"/>
          <w:sz w:val="28"/>
          <w:szCs w:val="28"/>
        </w:rPr>
        <w:t>.</w:t>
      </w:r>
      <w:r w:rsidR="00CF622E">
        <w:rPr>
          <w:rFonts w:ascii="Times New Roman" w:hAnsi="Times New Roman"/>
          <w:sz w:val="28"/>
          <w:szCs w:val="28"/>
        </w:rPr>
        <w:t xml:space="preserve"> </w:t>
      </w:r>
    </w:p>
    <w:p w14:paraId="375204E5" w14:textId="4B3BEB39" w:rsidR="00CF622E" w:rsidRDefault="00CF622E" w:rsidP="00CF622E">
      <w:pPr>
        <w:spacing w:after="0"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Создание информационной подсистемы контроля поручениями и её процесс проектирования в общей сложности заняли 95 рабочих дней. Разработка началась 1 февраля 2024 года. Закончилась разработка 11 июня 2024 года.</w:t>
      </w:r>
    </w:p>
    <w:p w14:paraId="02C15314" w14:textId="77777777" w:rsidR="004D4BF1" w:rsidRDefault="004D4BF1" w:rsidP="00641379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3689FADA" w14:textId="3EFBE7E9" w:rsidR="00641379" w:rsidRPr="00090750" w:rsidRDefault="00641379" w:rsidP="0087151E">
      <w:pPr>
        <w:pStyle w:val="2"/>
        <w:spacing w:before="0" w:line="360" w:lineRule="auto"/>
        <w:ind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52" w:name="_Toc168921887"/>
      <w:r w:rsidRPr="00090750">
        <w:rPr>
          <w:rFonts w:ascii="Times New Roman" w:hAnsi="Times New Roman" w:cs="Times New Roman"/>
          <w:b/>
          <w:bCs/>
          <w:color w:val="auto"/>
          <w:sz w:val="28"/>
          <w:szCs w:val="28"/>
        </w:rPr>
        <w:t>3.2 Расчет себестоимости разработки и внедрения ИС</w:t>
      </w:r>
      <w:bookmarkEnd w:id="52"/>
    </w:p>
    <w:p w14:paraId="72C6BFBB" w14:textId="405384C7" w:rsidR="00641379" w:rsidRPr="00641379" w:rsidRDefault="00641379" w:rsidP="00641379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641379">
        <w:rPr>
          <w:rFonts w:ascii="Times New Roman" w:hAnsi="Times New Roman"/>
          <w:sz w:val="28"/>
          <w:szCs w:val="28"/>
        </w:rPr>
        <w:t>Смета затрат на разработку и внедрение информационной системы включает следующие статьи:</w:t>
      </w:r>
      <w:r w:rsidR="00597239" w:rsidRPr="00641379">
        <w:rPr>
          <w:rFonts w:ascii="Times New Roman" w:hAnsi="Times New Roman"/>
          <w:sz w:val="28"/>
          <w:szCs w:val="28"/>
        </w:rPr>
        <w:t xml:space="preserve"> </w:t>
      </w:r>
    </w:p>
    <w:p w14:paraId="68F50095" w14:textId="02BCA9CB" w:rsidR="00641379" w:rsidRPr="00CE0C61" w:rsidRDefault="005E31E0" w:rsidP="005E31E0">
      <w:pPr>
        <w:pStyle w:val="a3"/>
        <w:numPr>
          <w:ilvl w:val="0"/>
          <w:numId w:val="26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з</w:t>
      </w:r>
      <w:r w:rsidR="00641379" w:rsidRPr="00CE0C61">
        <w:rPr>
          <w:rFonts w:ascii="Times New Roman" w:hAnsi="Times New Roman"/>
          <w:sz w:val="28"/>
          <w:szCs w:val="28"/>
        </w:rPr>
        <w:t>аработная плата исполнителей</w:t>
      </w:r>
      <w:r w:rsidR="000C348D">
        <w:rPr>
          <w:rFonts w:ascii="Times New Roman" w:hAnsi="Times New Roman"/>
          <w:sz w:val="28"/>
          <w:szCs w:val="28"/>
        </w:rPr>
        <w:t xml:space="preserve"> -</w:t>
      </w:r>
      <w:r w:rsidR="00CE0C61" w:rsidRPr="00CE0C61">
        <w:rPr>
          <w:rFonts w:ascii="Times New Roman" w:hAnsi="Times New Roman"/>
          <w:sz w:val="28"/>
          <w:szCs w:val="28"/>
        </w:rPr>
        <w:t xml:space="preserve"> р</w:t>
      </w:r>
      <w:r w:rsidR="00641379" w:rsidRPr="00CE0C61">
        <w:rPr>
          <w:rFonts w:ascii="Times New Roman" w:hAnsi="Times New Roman"/>
          <w:sz w:val="28"/>
          <w:szCs w:val="28"/>
        </w:rPr>
        <w:t>асчет на основании занятости и системы оплаты труда</w:t>
      </w:r>
      <w:r w:rsidRPr="005E31E0">
        <w:rPr>
          <w:rFonts w:ascii="Times New Roman" w:hAnsi="Times New Roman"/>
          <w:sz w:val="28"/>
          <w:szCs w:val="28"/>
        </w:rPr>
        <w:t>;</w:t>
      </w:r>
    </w:p>
    <w:p w14:paraId="13D4CF7F" w14:textId="0B23993E" w:rsidR="00597239" w:rsidRPr="00875346" w:rsidRDefault="00875346" w:rsidP="00875346">
      <w:pPr>
        <w:tabs>
          <w:tab w:val="left" w:pos="993"/>
        </w:tabs>
        <w:spacing w:after="0" w:line="360" w:lineRule="auto"/>
        <w:ind w:firstLine="709"/>
        <w:jc w:val="center"/>
        <w:rPr>
          <w:rFonts w:ascii="Times New Roman" w:hAnsi="Times New Roman"/>
          <w:sz w:val="28"/>
          <w:szCs w:val="28"/>
        </w:rPr>
      </w:pPr>
      <w:r w:rsidRPr="00875346">
        <w:rPr>
          <w:rFonts w:ascii="Times New Roman" w:hAnsi="Times New Roman"/>
          <w:sz w:val="28"/>
          <w:szCs w:val="28"/>
        </w:rPr>
        <w:t xml:space="preserve">                                    </w:t>
      </w:r>
      <m:oMath>
        <m:r>
          <w:rPr>
            <w:rFonts w:ascii="Cambria Math" w:hAnsi="Cambria Math"/>
            <w:sz w:val="28"/>
            <w:szCs w:val="28"/>
          </w:rPr>
          <m:t xml:space="preserve">ЗП= 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  <w:sz w:val="28"/>
                <w:szCs w:val="28"/>
              </w:rPr>
            </m:ctrlPr>
          </m:naryPr>
          <m:sub>
            <m:r>
              <w:rPr>
                <w:rFonts w:ascii="Cambria Math" w:hAnsi="Cambria Math"/>
                <w:sz w:val="28"/>
                <w:szCs w:val="28"/>
              </w:rPr>
              <m:t>i=1</m:t>
            </m:r>
          </m:sub>
          <m:sup>
            <m:r>
              <w:rPr>
                <w:rFonts w:ascii="Cambria Math" w:hAnsi="Cambria Math"/>
                <w:sz w:val="28"/>
                <w:szCs w:val="28"/>
                <w:lang w:val="en-US"/>
              </w:rPr>
              <m:t>n</m:t>
            </m:r>
          </m:sup>
          <m:e>
            <m:r>
              <w:rPr>
                <w:rFonts w:ascii="Cambria Math" w:hAnsi="Cambria Math"/>
                <w:sz w:val="28"/>
                <w:szCs w:val="28"/>
              </w:rPr>
              <m:t>(Ставка*Время)</m:t>
            </m:r>
          </m:e>
        </m:nary>
      </m:oMath>
      <w:r w:rsidRPr="00875346">
        <w:rPr>
          <w:rFonts w:ascii="Times New Roman" w:hAnsi="Times New Roman"/>
          <w:sz w:val="28"/>
          <w:szCs w:val="28"/>
        </w:rPr>
        <w:t xml:space="preserve">                                (1)                        </w:t>
      </w:r>
    </w:p>
    <w:p w14:paraId="2A04A3D1" w14:textId="1ABC80D7" w:rsidR="0029647E" w:rsidRPr="005E31E0" w:rsidRDefault="005E31E0" w:rsidP="005E31E0">
      <w:pPr>
        <w:pStyle w:val="a3"/>
        <w:numPr>
          <w:ilvl w:val="0"/>
          <w:numId w:val="26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</w:t>
      </w:r>
      <w:r w:rsidR="00641379" w:rsidRPr="005E31E0">
        <w:rPr>
          <w:rFonts w:ascii="Times New Roman" w:hAnsi="Times New Roman"/>
          <w:sz w:val="28"/>
          <w:szCs w:val="28"/>
        </w:rPr>
        <w:t>тчисления с заработной платы</w:t>
      </w:r>
      <w:r w:rsidR="000C348D" w:rsidRPr="005E31E0">
        <w:rPr>
          <w:rFonts w:ascii="Times New Roman" w:hAnsi="Times New Roman"/>
          <w:sz w:val="28"/>
          <w:szCs w:val="28"/>
        </w:rPr>
        <w:t xml:space="preserve"> -</w:t>
      </w:r>
      <w:r w:rsidR="00CE0C61" w:rsidRPr="005E31E0">
        <w:rPr>
          <w:rFonts w:ascii="Times New Roman" w:hAnsi="Times New Roman"/>
          <w:sz w:val="28"/>
          <w:szCs w:val="28"/>
        </w:rPr>
        <w:t xml:space="preserve"> о</w:t>
      </w:r>
      <w:r w:rsidR="00641379" w:rsidRPr="005E31E0">
        <w:rPr>
          <w:rFonts w:ascii="Times New Roman" w:hAnsi="Times New Roman"/>
          <w:sz w:val="28"/>
          <w:szCs w:val="28"/>
        </w:rPr>
        <w:t>пределяются согласно действующему законодательству</w:t>
      </w:r>
      <w:r w:rsidRPr="005E31E0">
        <w:rPr>
          <w:rFonts w:ascii="Times New Roman" w:hAnsi="Times New Roman"/>
          <w:sz w:val="28"/>
          <w:szCs w:val="28"/>
        </w:rPr>
        <w:t>;</w:t>
      </w:r>
    </w:p>
    <w:p w14:paraId="513616D3" w14:textId="33C02D3F" w:rsidR="00641379" w:rsidRPr="00B86638" w:rsidRDefault="00875346" w:rsidP="00875346">
      <w:pPr>
        <w:tabs>
          <w:tab w:val="left" w:pos="993"/>
        </w:tabs>
        <w:spacing w:after="0" w:line="360" w:lineRule="auto"/>
        <w:ind w:firstLine="709"/>
        <w:rPr>
          <w:rFonts w:ascii="Times New Roman" w:hAnsi="Times New Roman"/>
          <w:sz w:val="24"/>
          <w:szCs w:val="24"/>
        </w:rPr>
      </w:pPr>
      <w:r w:rsidRPr="00875346">
        <w:rPr>
          <w:rFonts w:ascii="Times New Roman" w:hAnsi="Times New Roman"/>
          <w:sz w:val="28"/>
          <w:szCs w:val="28"/>
        </w:rPr>
        <w:t xml:space="preserve">                                    </w:t>
      </w:r>
      <w:r w:rsidR="00641379" w:rsidRPr="00B86638">
        <w:rPr>
          <w:rFonts w:ascii="Times New Roman" w:hAnsi="Times New Roman"/>
          <w:sz w:val="24"/>
          <w:szCs w:val="24"/>
        </w:rPr>
        <w:t xml:space="preserve">ЗП </w:t>
      </w:r>
      <w:r w:rsidR="0029647E" w:rsidRPr="00B86638">
        <w:rPr>
          <w:rFonts w:ascii="Times New Roman" w:hAnsi="Times New Roman"/>
          <w:sz w:val="24"/>
          <w:szCs w:val="24"/>
        </w:rPr>
        <w:t>*</w:t>
      </w:r>
      <w:r w:rsidR="00641379" w:rsidRPr="00B86638">
        <w:rPr>
          <w:rFonts w:ascii="Times New Roman" w:hAnsi="Times New Roman"/>
          <w:sz w:val="24"/>
          <w:szCs w:val="24"/>
        </w:rPr>
        <w:t xml:space="preserve"> 0.3 (примерный коэффициент)</w:t>
      </w:r>
      <w:r w:rsidRPr="00875346">
        <w:rPr>
          <w:rFonts w:ascii="Times New Roman" w:hAnsi="Times New Roman"/>
          <w:sz w:val="28"/>
          <w:szCs w:val="28"/>
        </w:rPr>
        <w:t xml:space="preserve">                              (</w:t>
      </w:r>
      <w:r>
        <w:rPr>
          <w:rFonts w:ascii="Times New Roman" w:hAnsi="Times New Roman"/>
          <w:sz w:val="28"/>
          <w:szCs w:val="28"/>
          <w:lang w:val="en-US"/>
        </w:rPr>
        <w:t>2</w:t>
      </w:r>
      <w:r w:rsidRPr="00875346">
        <w:rPr>
          <w:rFonts w:ascii="Times New Roman" w:hAnsi="Times New Roman"/>
          <w:sz w:val="28"/>
          <w:szCs w:val="28"/>
        </w:rPr>
        <w:t>)</w:t>
      </w:r>
    </w:p>
    <w:p w14:paraId="5D710EF3" w14:textId="744BFB73" w:rsidR="00641379" w:rsidRPr="005E31E0" w:rsidRDefault="005E31E0" w:rsidP="005E31E0">
      <w:pPr>
        <w:pStyle w:val="a3"/>
        <w:numPr>
          <w:ilvl w:val="0"/>
          <w:numId w:val="26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э</w:t>
      </w:r>
      <w:r w:rsidR="00641379" w:rsidRPr="005E31E0">
        <w:rPr>
          <w:rFonts w:ascii="Times New Roman" w:hAnsi="Times New Roman"/>
          <w:sz w:val="28"/>
          <w:szCs w:val="28"/>
        </w:rPr>
        <w:t>ксплуатационные расходы</w:t>
      </w:r>
      <w:r w:rsidR="000C348D" w:rsidRPr="005E31E0">
        <w:rPr>
          <w:rFonts w:ascii="Times New Roman" w:hAnsi="Times New Roman"/>
          <w:sz w:val="28"/>
          <w:szCs w:val="28"/>
        </w:rPr>
        <w:t xml:space="preserve"> - </w:t>
      </w:r>
      <w:r w:rsidR="00CE0C61" w:rsidRPr="005E31E0">
        <w:rPr>
          <w:rFonts w:ascii="Times New Roman" w:hAnsi="Times New Roman"/>
          <w:sz w:val="28"/>
          <w:szCs w:val="28"/>
        </w:rPr>
        <w:t>о</w:t>
      </w:r>
      <w:r w:rsidR="00641379" w:rsidRPr="005E31E0">
        <w:rPr>
          <w:rFonts w:ascii="Times New Roman" w:hAnsi="Times New Roman"/>
          <w:sz w:val="28"/>
          <w:szCs w:val="28"/>
        </w:rPr>
        <w:t>бслуживание техники и помещений, коммунальные услуги</w:t>
      </w:r>
      <w:r w:rsidRPr="005E31E0">
        <w:rPr>
          <w:rFonts w:ascii="Times New Roman" w:hAnsi="Times New Roman"/>
          <w:sz w:val="28"/>
          <w:szCs w:val="28"/>
        </w:rPr>
        <w:t>;</w:t>
      </w:r>
    </w:p>
    <w:p w14:paraId="515F431A" w14:textId="06B36A6F" w:rsidR="0029647E" w:rsidRPr="00875346" w:rsidRDefault="00875346" w:rsidP="00875346">
      <w:pPr>
        <w:tabs>
          <w:tab w:val="left" w:pos="993"/>
        </w:tabs>
        <w:spacing w:after="0" w:line="360" w:lineRule="auto"/>
        <w:ind w:firstLine="709"/>
        <w:rPr>
          <w:rFonts w:ascii="Times New Roman" w:hAnsi="Times New Roman"/>
          <w:sz w:val="24"/>
          <w:szCs w:val="24"/>
          <w:lang w:val="en-US"/>
        </w:rPr>
      </w:pPr>
      <w:r w:rsidRPr="00875346">
        <w:rPr>
          <w:rFonts w:ascii="Times New Roman" w:hAnsi="Times New Roman"/>
          <w:sz w:val="28"/>
          <w:szCs w:val="28"/>
        </w:rPr>
        <w:t xml:space="preserve">                                    </w:t>
      </w:r>
      <w:proofErr w:type="spellStart"/>
      <w:r w:rsidR="0029647E" w:rsidRPr="00B86638">
        <w:rPr>
          <w:rStyle w:val="mord"/>
          <w:rFonts w:ascii="Times New Roman" w:hAnsi="Times New Roman"/>
          <w:sz w:val="24"/>
          <w:szCs w:val="24"/>
        </w:rPr>
        <w:t>Экспл.расходы</w:t>
      </w:r>
      <w:proofErr w:type="spellEnd"/>
      <w:r w:rsidR="0029647E" w:rsidRPr="00B86638">
        <w:rPr>
          <w:rStyle w:val="mrel"/>
          <w:rFonts w:ascii="Times New Roman" w:hAnsi="Times New Roman"/>
          <w:sz w:val="24"/>
          <w:szCs w:val="24"/>
        </w:rPr>
        <w:t>=</w:t>
      </w:r>
      <w:proofErr w:type="spellStart"/>
      <w:r w:rsidR="0029647E" w:rsidRPr="00B86638">
        <w:rPr>
          <w:rStyle w:val="mord"/>
          <w:rFonts w:ascii="Times New Roman" w:hAnsi="Times New Roman"/>
          <w:sz w:val="24"/>
          <w:szCs w:val="24"/>
        </w:rPr>
        <w:t>Стоимость</w:t>
      </w:r>
      <w:r w:rsidR="0029647E" w:rsidRPr="00B86638">
        <w:rPr>
          <w:rStyle w:val="mbin"/>
          <w:rFonts w:ascii="Times New Roman" w:hAnsi="Times New Roman"/>
          <w:sz w:val="24"/>
          <w:szCs w:val="24"/>
        </w:rPr>
        <w:t>×</w:t>
      </w:r>
      <w:r w:rsidR="0029647E" w:rsidRPr="00B86638">
        <w:rPr>
          <w:rStyle w:val="mord"/>
          <w:rFonts w:ascii="Times New Roman" w:hAnsi="Times New Roman"/>
          <w:sz w:val="24"/>
          <w:szCs w:val="24"/>
        </w:rPr>
        <w:t>Время</w:t>
      </w:r>
      <w:proofErr w:type="spellEnd"/>
      <w:r w:rsidRPr="00875346">
        <w:rPr>
          <w:rFonts w:ascii="Times New Roman" w:hAnsi="Times New Roman"/>
          <w:sz w:val="28"/>
          <w:szCs w:val="28"/>
        </w:rPr>
        <w:t xml:space="preserve">                          </w:t>
      </w:r>
      <w:r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875346">
        <w:rPr>
          <w:rFonts w:ascii="Times New Roman" w:hAnsi="Times New Roman"/>
          <w:sz w:val="28"/>
          <w:szCs w:val="28"/>
        </w:rPr>
        <w:t xml:space="preserve">    </w:t>
      </w:r>
      <w:r>
        <w:rPr>
          <w:rFonts w:ascii="Times New Roman" w:hAnsi="Times New Roman"/>
          <w:sz w:val="28"/>
          <w:szCs w:val="28"/>
          <w:lang w:val="en-US"/>
        </w:rPr>
        <w:t>(3)</w:t>
      </w:r>
    </w:p>
    <w:p w14:paraId="5B47E918" w14:textId="336C5831" w:rsidR="002D6160" w:rsidRPr="005E31E0" w:rsidRDefault="005E31E0" w:rsidP="005E31E0">
      <w:pPr>
        <w:pStyle w:val="a3"/>
        <w:numPr>
          <w:ilvl w:val="0"/>
          <w:numId w:val="26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а</w:t>
      </w:r>
      <w:r w:rsidR="00641379" w:rsidRPr="005E31E0">
        <w:rPr>
          <w:rFonts w:ascii="Times New Roman" w:hAnsi="Times New Roman"/>
          <w:sz w:val="28"/>
          <w:szCs w:val="28"/>
        </w:rPr>
        <w:t>ренда площадей</w:t>
      </w:r>
      <w:r w:rsidR="000C348D" w:rsidRPr="005E31E0">
        <w:rPr>
          <w:rFonts w:ascii="Times New Roman" w:hAnsi="Times New Roman"/>
          <w:sz w:val="28"/>
          <w:szCs w:val="28"/>
        </w:rPr>
        <w:t xml:space="preserve"> -</w:t>
      </w:r>
      <w:r w:rsidR="00CE0C61" w:rsidRPr="005E31E0">
        <w:rPr>
          <w:rFonts w:ascii="Times New Roman" w:hAnsi="Times New Roman"/>
          <w:sz w:val="28"/>
          <w:szCs w:val="28"/>
        </w:rPr>
        <w:t xml:space="preserve"> о</w:t>
      </w:r>
      <w:r w:rsidR="00641379" w:rsidRPr="005E31E0">
        <w:rPr>
          <w:rFonts w:ascii="Times New Roman" w:hAnsi="Times New Roman"/>
          <w:sz w:val="28"/>
          <w:szCs w:val="28"/>
        </w:rPr>
        <w:t>плата аренды офисов</w:t>
      </w:r>
      <w:r w:rsidRPr="005E31E0">
        <w:rPr>
          <w:rFonts w:ascii="Times New Roman" w:hAnsi="Times New Roman"/>
          <w:sz w:val="28"/>
          <w:szCs w:val="28"/>
        </w:rPr>
        <w:t>;</w:t>
      </w:r>
    </w:p>
    <w:p w14:paraId="1147A5DD" w14:textId="5E2C1F71" w:rsidR="002D6160" w:rsidRPr="00875346" w:rsidRDefault="00875346" w:rsidP="00875346">
      <w:pPr>
        <w:tabs>
          <w:tab w:val="left" w:pos="993"/>
        </w:tabs>
        <w:spacing w:after="0" w:line="360" w:lineRule="auto"/>
        <w:ind w:firstLine="709"/>
        <w:rPr>
          <w:rFonts w:ascii="Times New Roman" w:hAnsi="Times New Roman"/>
          <w:sz w:val="24"/>
          <w:szCs w:val="24"/>
          <w:lang w:val="en-US"/>
        </w:rPr>
      </w:pPr>
      <w:r w:rsidRPr="00875346">
        <w:rPr>
          <w:rFonts w:ascii="Times New Roman" w:hAnsi="Times New Roman"/>
          <w:sz w:val="28"/>
          <w:szCs w:val="28"/>
        </w:rPr>
        <w:t xml:space="preserve">                                    </w:t>
      </w:r>
      <w:r w:rsidR="002D6160" w:rsidRPr="00B86638">
        <w:rPr>
          <w:rStyle w:val="mord"/>
          <w:rFonts w:ascii="Times New Roman" w:hAnsi="Times New Roman"/>
          <w:sz w:val="24"/>
          <w:szCs w:val="24"/>
        </w:rPr>
        <w:t>Аренда</w:t>
      </w:r>
      <w:r w:rsidR="002D6160" w:rsidRPr="00B86638">
        <w:rPr>
          <w:rStyle w:val="mrel"/>
          <w:rFonts w:ascii="Times New Roman" w:hAnsi="Times New Roman"/>
          <w:sz w:val="24"/>
          <w:szCs w:val="24"/>
        </w:rPr>
        <w:t>=</w:t>
      </w:r>
      <w:proofErr w:type="spellStart"/>
      <w:r w:rsidR="002D6160" w:rsidRPr="00B86638">
        <w:rPr>
          <w:rStyle w:val="mord"/>
          <w:rFonts w:ascii="Times New Roman" w:hAnsi="Times New Roman"/>
          <w:sz w:val="24"/>
          <w:szCs w:val="24"/>
        </w:rPr>
        <w:t>Площадь</w:t>
      </w:r>
      <w:r w:rsidR="002D6160" w:rsidRPr="00B86638">
        <w:rPr>
          <w:rStyle w:val="mbin"/>
          <w:rFonts w:ascii="Times New Roman" w:hAnsi="Times New Roman"/>
          <w:sz w:val="24"/>
          <w:szCs w:val="24"/>
        </w:rPr>
        <w:t>×</w:t>
      </w:r>
      <w:r w:rsidR="002D6160" w:rsidRPr="00B86638">
        <w:rPr>
          <w:rStyle w:val="mord"/>
          <w:rFonts w:ascii="Times New Roman" w:hAnsi="Times New Roman"/>
          <w:sz w:val="24"/>
          <w:szCs w:val="24"/>
        </w:rPr>
        <w:t>Ставка</w:t>
      </w:r>
      <w:r w:rsidR="002D6160" w:rsidRPr="00B86638">
        <w:rPr>
          <w:rStyle w:val="mbin"/>
          <w:rFonts w:ascii="Times New Roman" w:hAnsi="Times New Roman"/>
          <w:sz w:val="24"/>
          <w:szCs w:val="24"/>
        </w:rPr>
        <w:t>×</w:t>
      </w:r>
      <w:r w:rsidR="002D6160" w:rsidRPr="00B86638">
        <w:rPr>
          <w:rStyle w:val="mord"/>
          <w:rFonts w:ascii="Times New Roman" w:hAnsi="Times New Roman"/>
          <w:sz w:val="24"/>
          <w:szCs w:val="24"/>
        </w:rPr>
        <w:t>Время</w:t>
      </w:r>
      <w:proofErr w:type="spellEnd"/>
      <w:r w:rsidRPr="00875346">
        <w:rPr>
          <w:rFonts w:ascii="Times New Roman" w:hAnsi="Times New Roman"/>
          <w:sz w:val="28"/>
          <w:szCs w:val="28"/>
        </w:rPr>
        <w:t xml:space="preserve">                    </w:t>
      </w:r>
      <w:r>
        <w:rPr>
          <w:rFonts w:ascii="Times New Roman" w:hAnsi="Times New Roman"/>
          <w:sz w:val="28"/>
          <w:szCs w:val="28"/>
          <w:lang w:val="en-US"/>
        </w:rPr>
        <w:t xml:space="preserve">   </w:t>
      </w:r>
      <w:r w:rsidRPr="00875346">
        <w:rPr>
          <w:rFonts w:ascii="Times New Roman" w:hAnsi="Times New Roman"/>
          <w:sz w:val="28"/>
          <w:szCs w:val="28"/>
        </w:rPr>
        <w:t xml:space="preserve">          </w:t>
      </w:r>
      <w:r>
        <w:rPr>
          <w:rFonts w:ascii="Times New Roman" w:hAnsi="Times New Roman"/>
          <w:sz w:val="28"/>
          <w:szCs w:val="28"/>
          <w:lang w:val="en-US"/>
        </w:rPr>
        <w:t>(4)</w:t>
      </w:r>
    </w:p>
    <w:p w14:paraId="4D59C357" w14:textId="61F5ED72" w:rsidR="00641379" w:rsidRPr="005E31E0" w:rsidRDefault="005E31E0" w:rsidP="005E31E0">
      <w:pPr>
        <w:pStyle w:val="a3"/>
        <w:numPr>
          <w:ilvl w:val="0"/>
          <w:numId w:val="26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</w:t>
      </w:r>
      <w:r w:rsidR="00641379" w:rsidRPr="005E31E0">
        <w:rPr>
          <w:rFonts w:ascii="Times New Roman" w:hAnsi="Times New Roman"/>
          <w:sz w:val="28"/>
          <w:szCs w:val="28"/>
        </w:rPr>
        <w:t>риобретение средств ЭВТ</w:t>
      </w:r>
      <w:r w:rsidR="000C348D" w:rsidRPr="005E31E0">
        <w:rPr>
          <w:rFonts w:ascii="Times New Roman" w:hAnsi="Times New Roman"/>
          <w:sz w:val="28"/>
          <w:szCs w:val="28"/>
        </w:rPr>
        <w:t xml:space="preserve"> - </w:t>
      </w:r>
      <w:r w:rsidR="00CE0C61" w:rsidRPr="005E31E0">
        <w:rPr>
          <w:rFonts w:ascii="Times New Roman" w:hAnsi="Times New Roman"/>
          <w:sz w:val="28"/>
          <w:szCs w:val="28"/>
        </w:rPr>
        <w:t>з</w:t>
      </w:r>
      <w:r w:rsidR="00641379" w:rsidRPr="005E31E0">
        <w:rPr>
          <w:rFonts w:ascii="Times New Roman" w:hAnsi="Times New Roman"/>
          <w:sz w:val="28"/>
          <w:szCs w:val="28"/>
        </w:rPr>
        <w:t>атраты на оборудование</w:t>
      </w:r>
      <w:r w:rsidRPr="005E31E0">
        <w:rPr>
          <w:rFonts w:ascii="Times New Roman" w:hAnsi="Times New Roman"/>
          <w:sz w:val="28"/>
          <w:szCs w:val="28"/>
        </w:rPr>
        <w:t>;</w:t>
      </w:r>
    </w:p>
    <w:p w14:paraId="4ADEBF9C" w14:textId="5DBF15C7" w:rsidR="00641379" w:rsidRPr="00875346" w:rsidRDefault="00875346" w:rsidP="00875346">
      <w:pPr>
        <w:tabs>
          <w:tab w:val="left" w:pos="993"/>
        </w:tabs>
        <w:spacing w:after="0" w:line="360" w:lineRule="auto"/>
        <w:ind w:firstLine="709"/>
        <w:rPr>
          <w:rFonts w:ascii="Times New Roman" w:hAnsi="Times New Roman"/>
          <w:sz w:val="32"/>
          <w:szCs w:val="32"/>
          <w:lang w:val="en-US"/>
        </w:rPr>
      </w:pPr>
      <w:r w:rsidRPr="00875346">
        <w:rPr>
          <w:rFonts w:ascii="Times New Roman" w:hAnsi="Times New Roman"/>
          <w:sz w:val="28"/>
          <w:szCs w:val="28"/>
        </w:rPr>
        <w:t xml:space="preserve">                                    </w:t>
      </w:r>
      <w:r w:rsidR="00B86638" w:rsidRPr="00B86638">
        <w:rPr>
          <w:rStyle w:val="mord"/>
          <w:rFonts w:ascii="Times New Roman" w:hAnsi="Times New Roman"/>
          <w:sz w:val="24"/>
          <w:szCs w:val="24"/>
        </w:rPr>
        <w:t>Затраты</w:t>
      </w:r>
      <w:r w:rsidR="00B86638" w:rsidRPr="00B86638">
        <w:rPr>
          <w:rStyle w:val="mrel"/>
          <w:rFonts w:ascii="Times New Roman" w:hAnsi="Times New Roman"/>
          <w:sz w:val="24"/>
          <w:szCs w:val="24"/>
        </w:rPr>
        <w:t>=</w:t>
      </w:r>
      <w:proofErr w:type="spellStart"/>
      <w:r w:rsidR="00B86638" w:rsidRPr="00B86638">
        <w:rPr>
          <w:rStyle w:val="mord"/>
          <w:rFonts w:ascii="Times New Roman" w:hAnsi="Times New Roman"/>
          <w:sz w:val="24"/>
          <w:szCs w:val="24"/>
        </w:rPr>
        <w:t>Стоимость</w:t>
      </w:r>
      <w:r w:rsidR="00B86638" w:rsidRPr="00B86638">
        <w:rPr>
          <w:rStyle w:val="mbin"/>
          <w:rFonts w:ascii="Times New Roman" w:hAnsi="Times New Roman"/>
          <w:sz w:val="24"/>
          <w:szCs w:val="24"/>
        </w:rPr>
        <w:t>×</w:t>
      </w:r>
      <w:r w:rsidR="00B86638" w:rsidRPr="00B86638">
        <w:rPr>
          <w:rStyle w:val="mord"/>
          <w:rFonts w:ascii="Times New Roman" w:hAnsi="Times New Roman"/>
          <w:sz w:val="24"/>
          <w:szCs w:val="24"/>
        </w:rPr>
        <w:t>Количество</w:t>
      </w:r>
      <w:proofErr w:type="spellEnd"/>
      <w:r w:rsidRPr="00875346">
        <w:rPr>
          <w:rFonts w:ascii="Times New Roman" w:hAnsi="Times New Roman"/>
          <w:sz w:val="28"/>
          <w:szCs w:val="28"/>
        </w:rPr>
        <w:t xml:space="preserve">                       </w:t>
      </w:r>
      <w:r>
        <w:rPr>
          <w:rFonts w:ascii="Times New Roman" w:hAnsi="Times New Roman"/>
          <w:sz w:val="28"/>
          <w:szCs w:val="28"/>
          <w:lang w:val="en-US"/>
        </w:rPr>
        <w:t xml:space="preserve">   </w:t>
      </w:r>
      <w:r w:rsidRPr="00875346">
        <w:rPr>
          <w:rFonts w:ascii="Times New Roman" w:hAnsi="Times New Roman"/>
          <w:sz w:val="28"/>
          <w:szCs w:val="28"/>
        </w:rPr>
        <w:t xml:space="preserve">      </w:t>
      </w:r>
      <w:r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875346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(5)</w:t>
      </w:r>
    </w:p>
    <w:p w14:paraId="13CCA7C6" w14:textId="672F055C" w:rsidR="00641379" w:rsidRPr="005E31E0" w:rsidRDefault="005E31E0" w:rsidP="005E31E0">
      <w:pPr>
        <w:pStyle w:val="a3"/>
        <w:numPr>
          <w:ilvl w:val="0"/>
          <w:numId w:val="26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а</w:t>
      </w:r>
      <w:r w:rsidR="00641379" w:rsidRPr="005E31E0">
        <w:rPr>
          <w:rFonts w:ascii="Times New Roman" w:hAnsi="Times New Roman"/>
          <w:sz w:val="28"/>
          <w:szCs w:val="28"/>
        </w:rPr>
        <w:t>мортизационные отчисления</w:t>
      </w:r>
      <w:r w:rsidR="000C348D" w:rsidRPr="005E31E0">
        <w:rPr>
          <w:rFonts w:ascii="Times New Roman" w:hAnsi="Times New Roman"/>
          <w:sz w:val="28"/>
          <w:szCs w:val="28"/>
        </w:rPr>
        <w:t xml:space="preserve"> - </w:t>
      </w:r>
      <w:r w:rsidR="00CE0C61" w:rsidRPr="005E31E0">
        <w:rPr>
          <w:rFonts w:ascii="Times New Roman" w:hAnsi="Times New Roman"/>
          <w:sz w:val="28"/>
          <w:szCs w:val="28"/>
        </w:rPr>
        <w:t>н</w:t>
      </w:r>
      <w:r w:rsidR="00641379" w:rsidRPr="005E31E0">
        <w:rPr>
          <w:rFonts w:ascii="Times New Roman" w:hAnsi="Times New Roman"/>
          <w:sz w:val="28"/>
          <w:szCs w:val="28"/>
        </w:rPr>
        <w:t>а основании балансовой стоимости и срока использования</w:t>
      </w:r>
      <w:r w:rsidRPr="005E31E0">
        <w:rPr>
          <w:rFonts w:ascii="Times New Roman" w:hAnsi="Times New Roman"/>
          <w:sz w:val="28"/>
          <w:szCs w:val="28"/>
        </w:rPr>
        <w:t>;</w:t>
      </w:r>
    </w:p>
    <w:p w14:paraId="02BCC51E" w14:textId="351FCA09" w:rsidR="00641379" w:rsidRPr="00875346" w:rsidRDefault="00875346" w:rsidP="00875346">
      <w:pPr>
        <w:tabs>
          <w:tab w:val="left" w:pos="993"/>
        </w:tabs>
        <w:spacing w:after="0" w:line="360" w:lineRule="auto"/>
        <w:ind w:firstLine="709"/>
        <w:rPr>
          <w:rFonts w:ascii="Times New Roman" w:hAnsi="Times New Roman"/>
          <w:sz w:val="32"/>
          <w:szCs w:val="32"/>
          <w:lang w:val="en-US"/>
        </w:rPr>
      </w:pPr>
      <w:r w:rsidRPr="00875346">
        <w:rPr>
          <w:rFonts w:ascii="Times New Roman" w:hAnsi="Times New Roman"/>
          <w:sz w:val="28"/>
          <w:szCs w:val="28"/>
        </w:rPr>
        <w:t xml:space="preserve">                                    </w:t>
      </w:r>
      <w:r w:rsidR="00B86638" w:rsidRPr="00B86638">
        <w:rPr>
          <w:rStyle w:val="mord"/>
          <w:rFonts w:ascii="Times New Roman" w:hAnsi="Times New Roman"/>
          <w:sz w:val="24"/>
          <w:szCs w:val="24"/>
        </w:rPr>
        <w:t>Амортизация</w:t>
      </w:r>
      <w:r w:rsidR="00B86638" w:rsidRPr="00B86638">
        <w:rPr>
          <w:rStyle w:val="mrel"/>
          <w:rFonts w:ascii="Times New Roman" w:hAnsi="Times New Roman"/>
          <w:sz w:val="24"/>
          <w:szCs w:val="24"/>
        </w:rPr>
        <w:t>=</w:t>
      </w:r>
      <w:r w:rsidR="00B86638" w:rsidRPr="00B86638">
        <w:rPr>
          <w:rStyle w:val="mord"/>
          <w:rFonts w:ascii="Times New Roman" w:hAnsi="Times New Roman"/>
          <w:sz w:val="24"/>
          <w:szCs w:val="24"/>
        </w:rPr>
        <w:t>Стоимость/Срок</w:t>
      </w:r>
      <w:r w:rsidRPr="00875346">
        <w:rPr>
          <w:rFonts w:ascii="Times New Roman" w:hAnsi="Times New Roman"/>
          <w:sz w:val="28"/>
          <w:szCs w:val="28"/>
        </w:rPr>
        <w:t xml:space="preserve">                            </w:t>
      </w:r>
      <w:r>
        <w:rPr>
          <w:rFonts w:ascii="Times New Roman" w:hAnsi="Times New Roman"/>
          <w:sz w:val="28"/>
          <w:szCs w:val="28"/>
          <w:lang w:val="en-US"/>
        </w:rPr>
        <w:t xml:space="preserve">       </w:t>
      </w:r>
      <w:r w:rsidRPr="00875346">
        <w:rPr>
          <w:rFonts w:ascii="Times New Roman" w:hAnsi="Times New Roman"/>
          <w:sz w:val="28"/>
          <w:szCs w:val="28"/>
        </w:rPr>
        <w:t xml:space="preserve">  </w:t>
      </w:r>
      <w:r>
        <w:rPr>
          <w:rFonts w:ascii="Times New Roman" w:hAnsi="Times New Roman"/>
          <w:sz w:val="28"/>
          <w:szCs w:val="28"/>
          <w:lang w:val="en-US"/>
        </w:rPr>
        <w:t>(6)</w:t>
      </w:r>
    </w:p>
    <w:p w14:paraId="7B4BB89C" w14:textId="3FC0F8C9" w:rsidR="00641379" w:rsidRPr="005E31E0" w:rsidRDefault="005E31E0" w:rsidP="005E31E0">
      <w:pPr>
        <w:pStyle w:val="a3"/>
        <w:numPr>
          <w:ilvl w:val="0"/>
          <w:numId w:val="26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</w:t>
      </w:r>
      <w:r w:rsidR="00641379" w:rsidRPr="005E31E0">
        <w:rPr>
          <w:rFonts w:ascii="Times New Roman" w:hAnsi="Times New Roman"/>
          <w:sz w:val="28"/>
          <w:szCs w:val="28"/>
        </w:rPr>
        <w:t>асходные материалы</w:t>
      </w:r>
      <w:r w:rsidR="000C348D" w:rsidRPr="005E31E0">
        <w:rPr>
          <w:rFonts w:ascii="Times New Roman" w:hAnsi="Times New Roman"/>
          <w:sz w:val="28"/>
          <w:szCs w:val="28"/>
        </w:rPr>
        <w:t xml:space="preserve"> -</w:t>
      </w:r>
      <w:r w:rsidR="00CE0C61" w:rsidRPr="005E31E0">
        <w:rPr>
          <w:rFonts w:ascii="Times New Roman" w:hAnsi="Times New Roman"/>
          <w:sz w:val="28"/>
          <w:szCs w:val="28"/>
        </w:rPr>
        <w:t xml:space="preserve"> к</w:t>
      </w:r>
      <w:r w:rsidR="00641379" w:rsidRPr="005E31E0">
        <w:rPr>
          <w:rFonts w:ascii="Times New Roman" w:hAnsi="Times New Roman"/>
          <w:sz w:val="28"/>
          <w:szCs w:val="28"/>
        </w:rPr>
        <w:t>анцелярские принадлежности, картриджи и т.д</w:t>
      </w:r>
      <w:r w:rsidRPr="005E31E0">
        <w:rPr>
          <w:rFonts w:ascii="Times New Roman" w:hAnsi="Times New Roman"/>
          <w:sz w:val="28"/>
          <w:szCs w:val="28"/>
        </w:rPr>
        <w:t>.;</w:t>
      </w:r>
    </w:p>
    <w:p w14:paraId="57B4E05E" w14:textId="25123FA7" w:rsidR="00641379" w:rsidRPr="00875346" w:rsidRDefault="00875346" w:rsidP="00875346">
      <w:pPr>
        <w:tabs>
          <w:tab w:val="left" w:pos="993"/>
        </w:tabs>
        <w:spacing w:after="0" w:line="360" w:lineRule="auto"/>
        <w:ind w:firstLine="709"/>
        <w:rPr>
          <w:rFonts w:ascii="Times New Roman" w:hAnsi="Times New Roman"/>
          <w:sz w:val="32"/>
          <w:szCs w:val="32"/>
          <w:lang w:val="en-US"/>
        </w:rPr>
      </w:pPr>
      <w:r w:rsidRPr="00875346">
        <w:rPr>
          <w:rFonts w:ascii="Times New Roman" w:hAnsi="Times New Roman"/>
          <w:sz w:val="28"/>
          <w:szCs w:val="28"/>
        </w:rPr>
        <w:t xml:space="preserve">                                    </w:t>
      </w:r>
      <w:r w:rsidR="00B86638" w:rsidRPr="00B86638">
        <w:rPr>
          <w:rStyle w:val="mord"/>
          <w:rFonts w:ascii="Times New Roman" w:hAnsi="Times New Roman"/>
          <w:sz w:val="24"/>
          <w:szCs w:val="24"/>
        </w:rPr>
        <w:t>Амортизация</w:t>
      </w:r>
      <w:r w:rsidR="00B86638" w:rsidRPr="00B86638">
        <w:rPr>
          <w:rStyle w:val="mrel"/>
          <w:rFonts w:ascii="Times New Roman" w:hAnsi="Times New Roman"/>
          <w:sz w:val="24"/>
          <w:szCs w:val="24"/>
        </w:rPr>
        <w:t>=</w:t>
      </w:r>
      <w:r w:rsidR="00B86638" w:rsidRPr="00B86638">
        <w:rPr>
          <w:rStyle w:val="mord"/>
          <w:rFonts w:ascii="Times New Roman" w:hAnsi="Times New Roman"/>
          <w:sz w:val="24"/>
          <w:szCs w:val="24"/>
        </w:rPr>
        <w:t>Стоимость/Срок</w:t>
      </w:r>
      <w:r w:rsidRPr="00875346">
        <w:rPr>
          <w:rFonts w:ascii="Times New Roman" w:hAnsi="Times New Roman"/>
          <w:sz w:val="28"/>
          <w:szCs w:val="28"/>
        </w:rPr>
        <w:t xml:space="preserve">                           </w:t>
      </w:r>
      <w:r>
        <w:rPr>
          <w:rFonts w:ascii="Times New Roman" w:hAnsi="Times New Roman"/>
          <w:sz w:val="28"/>
          <w:szCs w:val="28"/>
          <w:lang w:val="en-US"/>
        </w:rPr>
        <w:t xml:space="preserve">       </w:t>
      </w:r>
      <w:r w:rsidRPr="00875346">
        <w:rPr>
          <w:rFonts w:ascii="Times New Roman" w:hAnsi="Times New Roman"/>
          <w:sz w:val="28"/>
          <w:szCs w:val="28"/>
        </w:rPr>
        <w:t xml:space="preserve">   </w:t>
      </w:r>
      <w:r>
        <w:rPr>
          <w:rFonts w:ascii="Times New Roman" w:hAnsi="Times New Roman"/>
          <w:sz w:val="28"/>
          <w:szCs w:val="28"/>
          <w:lang w:val="en-US"/>
        </w:rPr>
        <w:t>(7)</w:t>
      </w:r>
    </w:p>
    <w:p w14:paraId="7A778777" w14:textId="4C4FF06C" w:rsidR="00641379" w:rsidRPr="005E31E0" w:rsidRDefault="005E31E0" w:rsidP="005E31E0">
      <w:pPr>
        <w:pStyle w:val="a3"/>
        <w:numPr>
          <w:ilvl w:val="0"/>
          <w:numId w:val="26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н</w:t>
      </w:r>
      <w:r w:rsidR="00641379" w:rsidRPr="005E31E0">
        <w:rPr>
          <w:rFonts w:ascii="Times New Roman" w:hAnsi="Times New Roman"/>
          <w:sz w:val="28"/>
          <w:szCs w:val="28"/>
        </w:rPr>
        <w:t>акладные расходы</w:t>
      </w:r>
      <w:r w:rsidR="00CE0C61" w:rsidRPr="005E31E0">
        <w:rPr>
          <w:rFonts w:ascii="Times New Roman" w:hAnsi="Times New Roman"/>
          <w:sz w:val="28"/>
          <w:szCs w:val="28"/>
        </w:rPr>
        <w:t xml:space="preserve"> - д</w:t>
      </w:r>
      <w:r w:rsidR="00641379" w:rsidRPr="005E31E0">
        <w:rPr>
          <w:rFonts w:ascii="Times New Roman" w:hAnsi="Times New Roman"/>
          <w:sz w:val="28"/>
          <w:szCs w:val="28"/>
        </w:rPr>
        <w:t>оставка, монтаж техники, оплата бухгалтера и т.д.</w:t>
      </w:r>
    </w:p>
    <w:p w14:paraId="73929DAD" w14:textId="5EA8D97F" w:rsidR="00B86638" w:rsidRPr="009F5AAA" w:rsidRDefault="00875346" w:rsidP="00875346">
      <w:pPr>
        <w:tabs>
          <w:tab w:val="left" w:pos="993"/>
        </w:tabs>
        <w:spacing w:after="0" w:line="360" w:lineRule="auto"/>
        <w:ind w:firstLine="709"/>
        <w:rPr>
          <w:rStyle w:val="mord"/>
          <w:rFonts w:ascii="Times New Roman" w:hAnsi="Times New Roman"/>
          <w:sz w:val="24"/>
          <w:szCs w:val="24"/>
        </w:rPr>
      </w:pPr>
      <w:r w:rsidRPr="00875346">
        <w:rPr>
          <w:rFonts w:ascii="Times New Roman" w:hAnsi="Times New Roman"/>
          <w:sz w:val="28"/>
          <w:szCs w:val="28"/>
        </w:rPr>
        <w:t xml:space="preserve">                                    </w:t>
      </w:r>
      <w:r w:rsidR="00B86638" w:rsidRPr="00875346">
        <w:rPr>
          <w:rStyle w:val="mord"/>
          <w:rFonts w:ascii="Times New Roman" w:hAnsi="Times New Roman"/>
          <w:sz w:val="24"/>
          <w:szCs w:val="24"/>
        </w:rPr>
        <w:t>Накладные</w:t>
      </w:r>
      <w:r w:rsidR="00B86638" w:rsidRPr="00875346">
        <w:rPr>
          <w:rStyle w:val="mrel"/>
          <w:rFonts w:ascii="Times New Roman" w:hAnsi="Times New Roman"/>
          <w:sz w:val="24"/>
          <w:szCs w:val="24"/>
        </w:rPr>
        <w:t>=</w:t>
      </w:r>
      <w:r w:rsidR="00B86638" w:rsidRPr="00875346">
        <w:rPr>
          <w:rStyle w:val="mord"/>
          <w:rFonts w:ascii="Times New Roman" w:hAnsi="Times New Roman"/>
          <w:sz w:val="24"/>
          <w:szCs w:val="24"/>
        </w:rPr>
        <w:t>Сумма\накладных</w:t>
      </w:r>
      <w:r w:rsidR="00B86638" w:rsidRPr="00875346">
        <w:rPr>
          <w:rStyle w:val="mspace"/>
          <w:rFonts w:ascii="Times New Roman" w:hAnsi="Times New Roman"/>
          <w:sz w:val="24"/>
          <w:szCs w:val="24"/>
        </w:rPr>
        <w:t> </w:t>
      </w:r>
      <w:r w:rsidR="00B86638" w:rsidRPr="00875346">
        <w:rPr>
          <w:rStyle w:val="mord"/>
          <w:rFonts w:ascii="Times New Roman" w:hAnsi="Times New Roman"/>
          <w:sz w:val="24"/>
          <w:szCs w:val="24"/>
        </w:rPr>
        <w:t>расходов</w:t>
      </w:r>
      <w:r w:rsidRPr="00875346">
        <w:rPr>
          <w:rFonts w:ascii="Times New Roman" w:hAnsi="Times New Roman"/>
          <w:sz w:val="28"/>
          <w:szCs w:val="28"/>
        </w:rPr>
        <w:t xml:space="preserve">                       </w:t>
      </w:r>
      <w:r w:rsidRPr="009F5AAA">
        <w:rPr>
          <w:rFonts w:ascii="Times New Roman" w:hAnsi="Times New Roman"/>
          <w:sz w:val="28"/>
          <w:szCs w:val="28"/>
        </w:rPr>
        <w:t>(8)</w:t>
      </w:r>
    </w:p>
    <w:p w14:paraId="3782AB69" w14:textId="77777777" w:rsidR="002B4A2C" w:rsidRDefault="002B4A2C" w:rsidP="00B86638">
      <w:pPr>
        <w:tabs>
          <w:tab w:val="left" w:pos="993"/>
        </w:tabs>
        <w:spacing w:after="0" w:line="360" w:lineRule="auto"/>
        <w:ind w:firstLine="709"/>
        <w:jc w:val="center"/>
        <w:rPr>
          <w:rStyle w:val="mord"/>
        </w:rPr>
      </w:pPr>
    </w:p>
    <w:p w14:paraId="7EBBB653" w14:textId="549D2D53" w:rsidR="002B4A2C" w:rsidRPr="002B4A2C" w:rsidRDefault="002B4A2C" w:rsidP="00004544">
      <w:pPr>
        <w:tabs>
          <w:tab w:val="left" w:pos="993"/>
        </w:tabs>
        <w:spacing w:after="0" w:line="360" w:lineRule="auto"/>
        <w:ind w:firstLine="709"/>
        <w:jc w:val="both"/>
        <w:rPr>
          <w:rStyle w:val="mord"/>
          <w:rFonts w:ascii="Times New Roman" w:hAnsi="Times New Roman"/>
          <w:sz w:val="28"/>
          <w:szCs w:val="28"/>
        </w:rPr>
      </w:pPr>
      <w:r w:rsidRPr="002B4A2C">
        <w:rPr>
          <w:rFonts w:ascii="Times New Roman" w:hAnsi="Times New Roman"/>
          <w:sz w:val="28"/>
          <w:szCs w:val="28"/>
        </w:rPr>
        <w:t>Таблица 1</w:t>
      </w:r>
      <w:r w:rsidR="00EE52A8">
        <w:rPr>
          <w:rFonts w:ascii="Times New Roman" w:hAnsi="Times New Roman"/>
          <w:sz w:val="28"/>
          <w:szCs w:val="28"/>
        </w:rPr>
        <w:t xml:space="preserve"> -</w:t>
      </w:r>
      <w:r w:rsidRPr="002B4A2C">
        <w:rPr>
          <w:rFonts w:ascii="Times New Roman" w:hAnsi="Times New Roman"/>
          <w:sz w:val="28"/>
          <w:szCs w:val="28"/>
        </w:rPr>
        <w:t xml:space="preserve"> Расчет затрат</w:t>
      </w:r>
      <w:r w:rsidR="00EE52A8">
        <w:rPr>
          <w:rFonts w:ascii="Times New Roman" w:hAnsi="Times New Roman"/>
          <w:sz w:val="28"/>
          <w:szCs w:val="28"/>
        </w:rPr>
        <w:t>.</w:t>
      </w:r>
    </w:p>
    <w:tbl>
      <w:tblPr>
        <w:tblStyle w:val="a7"/>
        <w:tblW w:w="0" w:type="auto"/>
        <w:jc w:val="center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6C32B7" w:rsidRPr="002B4A2C" w14:paraId="1FDADED2" w14:textId="77777777" w:rsidTr="00004544">
        <w:trPr>
          <w:jc w:val="center"/>
        </w:trPr>
        <w:tc>
          <w:tcPr>
            <w:tcW w:w="3115" w:type="dxa"/>
          </w:tcPr>
          <w:p w14:paraId="4A04028D" w14:textId="4D20AFEE" w:rsidR="006C32B7" w:rsidRPr="002B4A2C" w:rsidRDefault="006C32B7" w:rsidP="00641379">
            <w:pPr>
              <w:tabs>
                <w:tab w:val="left" w:pos="993"/>
              </w:tabs>
              <w:spacing w:after="0" w:line="36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2B4A2C">
              <w:rPr>
                <w:rFonts w:ascii="Times New Roman" w:hAnsi="Times New Roman"/>
                <w:sz w:val="24"/>
                <w:szCs w:val="24"/>
              </w:rPr>
              <w:t>Статья затрат</w:t>
            </w:r>
          </w:p>
        </w:tc>
        <w:tc>
          <w:tcPr>
            <w:tcW w:w="3115" w:type="dxa"/>
          </w:tcPr>
          <w:p w14:paraId="16E2C540" w14:textId="1490480A" w:rsidR="006C32B7" w:rsidRPr="002B4A2C" w:rsidRDefault="006C32B7" w:rsidP="00641379">
            <w:pPr>
              <w:tabs>
                <w:tab w:val="left" w:pos="993"/>
              </w:tabs>
              <w:spacing w:after="0" w:line="36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2B4A2C">
              <w:rPr>
                <w:rFonts w:ascii="Times New Roman" w:hAnsi="Times New Roman"/>
                <w:sz w:val="24"/>
                <w:szCs w:val="24"/>
              </w:rPr>
              <w:t>Формула</w:t>
            </w:r>
          </w:p>
        </w:tc>
        <w:tc>
          <w:tcPr>
            <w:tcW w:w="3115" w:type="dxa"/>
          </w:tcPr>
          <w:p w14:paraId="14B5DC8E" w14:textId="22474C72" w:rsidR="006C32B7" w:rsidRPr="002B4A2C" w:rsidRDefault="006C32B7" w:rsidP="00641379">
            <w:pPr>
              <w:tabs>
                <w:tab w:val="left" w:pos="993"/>
              </w:tabs>
              <w:spacing w:after="0" w:line="36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2B4A2C">
              <w:rPr>
                <w:rFonts w:ascii="Times New Roman" w:hAnsi="Times New Roman"/>
                <w:sz w:val="24"/>
                <w:szCs w:val="24"/>
              </w:rPr>
              <w:t>Значение (руб.)</w:t>
            </w:r>
          </w:p>
        </w:tc>
      </w:tr>
      <w:tr w:rsidR="006C32B7" w:rsidRPr="002B4A2C" w14:paraId="45E5D82C" w14:textId="77777777" w:rsidTr="00004544">
        <w:trPr>
          <w:jc w:val="center"/>
        </w:trPr>
        <w:tc>
          <w:tcPr>
            <w:tcW w:w="3115" w:type="dxa"/>
          </w:tcPr>
          <w:p w14:paraId="2AA2F0B6" w14:textId="5A805CFC" w:rsidR="006C32B7" w:rsidRPr="002B4A2C" w:rsidRDefault="006C32B7" w:rsidP="00641379">
            <w:pPr>
              <w:tabs>
                <w:tab w:val="left" w:pos="993"/>
              </w:tabs>
              <w:spacing w:after="0" w:line="36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2B4A2C">
              <w:rPr>
                <w:rFonts w:ascii="Times New Roman" w:hAnsi="Times New Roman"/>
                <w:sz w:val="24"/>
                <w:szCs w:val="24"/>
              </w:rPr>
              <w:t>Заработная плата исполнителей</w:t>
            </w:r>
          </w:p>
        </w:tc>
        <w:tc>
          <w:tcPr>
            <w:tcW w:w="3115" w:type="dxa"/>
          </w:tcPr>
          <w:p w14:paraId="47F94877" w14:textId="1EC7BF8D" w:rsidR="006C32B7" w:rsidRPr="002B4A2C" w:rsidRDefault="006C32B7" w:rsidP="00641379">
            <w:pPr>
              <w:tabs>
                <w:tab w:val="left" w:pos="993"/>
              </w:tabs>
              <w:spacing w:after="0" w:line="36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2B4A2C">
              <w:rPr>
                <w:rStyle w:val="mord"/>
                <w:rFonts w:ascii="Times New Roman" w:hAnsi="Times New Roman"/>
                <w:sz w:val="24"/>
                <w:szCs w:val="24"/>
              </w:rPr>
              <w:t>500</w:t>
            </w:r>
            <w:r w:rsidRPr="002B4A2C">
              <w:rPr>
                <w:rStyle w:val="mbin"/>
                <w:rFonts w:ascii="Times New Roman" w:hAnsi="Times New Roman"/>
                <w:sz w:val="24"/>
                <w:szCs w:val="24"/>
              </w:rPr>
              <w:t>×</w:t>
            </w:r>
            <w:r w:rsidRPr="002B4A2C">
              <w:rPr>
                <w:rStyle w:val="mord"/>
                <w:rFonts w:ascii="Times New Roman" w:hAnsi="Times New Roman"/>
                <w:sz w:val="24"/>
                <w:szCs w:val="24"/>
              </w:rPr>
              <w:t>680</w:t>
            </w:r>
          </w:p>
        </w:tc>
        <w:tc>
          <w:tcPr>
            <w:tcW w:w="3115" w:type="dxa"/>
          </w:tcPr>
          <w:p w14:paraId="415DC89C" w14:textId="04C75584" w:rsidR="006C32B7" w:rsidRPr="002B4A2C" w:rsidRDefault="006C32B7" w:rsidP="00641379">
            <w:pPr>
              <w:tabs>
                <w:tab w:val="left" w:pos="993"/>
              </w:tabs>
              <w:spacing w:after="0" w:line="36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2B4A2C">
              <w:rPr>
                <w:rFonts w:ascii="Times New Roman" w:hAnsi="Times New Roman"/>
                <w:sz w:val="24"/>
                <w:szCs w:val="24"/>
              </w:rPr>
              <w:t>340,000</w:t>
            </w:r>
          </w:p>
        </w:tc>
      </w:tr>
      <w:tr w:rsidR="006C32B7" w:rsidRPr="002B4A2C" w14:paraId="7650D7B9" w14:textId="77777777" w:rsidTr="00004544">
        <w:trPr>
          <w:jc w:val="center"/>
        </w:trPr>
        <w:tc>
          <w:tcPr>
            <w:tcW w:w="3115" w:type="dxa"/>
          </w:tcPr>
          <w:p w14:paraId="1DA2DF1C" w14:textId="5B8B1279" w:rsidR="006C32B7" w:rsidRPr="002B4A2C" w:rsidRDefault="006C32B7" w:rsidP="00641379">
            <w:pPr>
              <w:tabs>
                <w:tab w:val="left" w:pos="993"/>
              </w:tabs>
              <w:spacing w:after="0" w:line="36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2B4A2C">
              <w:rPr>
                <w:rFonts w:ascii="Times New Roman" w:hAnsi="Times New Roman"/>
                <w:sz w:val="24"/>
                <w:szCs w:val="24"/>
              </w:rPr>
              <w:t>Отчисления с заработной платы</w:t>
            </w:r>
          </w:p>
        </w:tc>
        <w:tc>
          <w:tcPr>
            <w:tcW w:w="3115" w:type="dxa"/>
          </w:tcPr>
          <w:p w14:paraId="0C5607D2" w14:textId="024749C5" w:rsidR="006C32B7" w:rsidRPr="002B4A2C" w:rsidRDefault="006C32B7" w:rsidP="00641379">
            <w:pPr>
              <w:tabs>
                <w:tab w:val="left" w:pos="993"/>
              </w:tabs>
              <w:spacing w:after="0" w:line="36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2B4A2C">
              <w:rPr>
                <w:rStyle w:val="mord"/>
                <w:rFonts w:ascii="Times New Roman" w:hAnsi="Times New Roman"/>
                <w:sz w:val="24"/>
                <w:szCs w:val="24"/>
              </w:rPr>
              <w:t>340</w:t>
            </w:r>
            <w:r w:rsidRPr="002B4A2C">
              <w:rPr>
                <w:rStyle w:val="mpunct"/>
                <w:rFonts w:ascii="Times New Roman" w:hAnsi="Times New Roman"/>
                <w:sz w:val="24"/>
                <w:szCs w:val="24"/>
              </w:rPr>
              <w:t>,</w:t>
            </w:r>
            <w:r w:rsidRPr="002B4A2C">
              <w:rPr>
                <w:rStyle w:val="mord"/>
                <w:rFonts w:ascii="Times New Roman" w:hAnsi="Times New Roman"/>
                <w:sz w:val="24"/>
                <w:szCs w:val="24"/>
              </w:rPr>
              <w:t>000</w:t>
            </w:r>
            <w:r w:rsidRPr="002B4A2C">
              <w:rPr>
                <w:rStyle w:val="mbin"/>
                <w:rFonts w:ascii="Times New Roman" w:hAnsi="Times New Roman"/>
                <w:sz w:val="24"/>
                <w:szCs w:val="24"/>
              </w:rPr>
              <w:t>×</w:t>
            </w:r>
            <w:r w:rsidRPr="002B4A2C">
              <w:rPr>
                <w:rStyle w:val="mord"/>
                <w:rFonts w:ascii="Times New Roman" w:hAnsi="Times New Roman"/>
                <w:sz w:val="24"/>
                <w:szCs w:val="24"/>
              </w:rPr>
              <w:t>0.3</w:t>
            </w:r>
          </w:p>
        </w:tc>
        <w:tc>
          <w:tcPr>
            <w:tcW w:w="3115" w:type="dxa"/>
          </w:tcPr>
          <w:p w14:paraId="5B76C42D" w14:textId="7F767B6D" w:rsidR="006C32B7" w:rsidRPr="002B4A2C" w:rsidRDefault="006C32B7" w:rsidP="00641379">
            <w:pPr>
              <w:tabs>
                <w:tab w:val="left" w:pos="993"/>
              </w:tabs>
              <w:spacing w:after="0" w:line="36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2B4A2C">
              <w:rPr>
                <w:rFonts w:ascii="Times New Roman" w:hAnsi="Times New Roman"/>
                <w:sz w:val="24"/>
                <w:szCs w:val="24"/>
              </w:rPr>
              <w:t>10,200</w:t>
            </w:r>
          </w:p>
        </w:tc>
      </w:tr>
      <w:tr w:rsidR="006C32B7" w:rsidRPr="002B4A2C" w14:paraId="5533E0B6" w14:textId="77777777" w:rsidTr="00004544">
        <w:trPr>
          <w:jc w:val="center"/>
        </w:trPr>
        <w:tc>
          <w:tcPr>
            <w:tcW w:w="3115" w:type="dxa"/>
          </w:tcPr>
          <w:p w14:paraId="1670CB32" w14:textId="16E5781E" w:rsidR="006C32B7" w:rsidRPr="002B4A2C" w:rsidRDefault="006C32B7" w:rsidP="00641379">
            <w:pPr>
              <w:tabs>
                <w:tab w:val="left" w:pos="993"/>
              </w:tabs>
              <w:spacing w:after="0" w:line="36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2B4A2C">
              <w:rPr>
                <w:rFonts w:ascii="Times New Roman" w:hAnsi="Times New Roman"/>
                <w:sz w:val="24"/>
                <w:szCs w:val="24"/>
              </w:rPr>
              <w:t>Эксплуатационные расходы</w:t>
            </w:r>
          </w:p>
        </w:tc>
        <w:tc>
          <w:tcPr>
            <w:tcW w:w="3115" w:type="dxa"/>
          </w:tcPr>
          <w:p w14:paraId="003001BA" w14:textId="0EAAC95E" w:rsidR="006C32B7" w:rsidRPr="002B4A2C" w:rsidRDefault="006C32B7" w:rsidP="00641379">
            <w:pPr>
              <w:tabs>
                <w:tab w:val="left" w:pos="993"/>
              </w:tabs>
              <w:spacing w:after="0" w:line="36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2B4A2C">
              <w:rPr>
                <w:rStyle w:val="mord"/>
                <w:rFonts w:ascii="Times New Roman" w:hAnsi="Times New Roman"/>
                <w:sz w:val="24"/>
                <w:szCs w:val="24"/>
              </w:rPr>
              <w:t>10</w:t>
            </w:r>
            <w:r w:rsidRPr="002B4A2C">
              <w:rPr>
                <w:rStyle w:val="mpunct"/>
                <w:rFonts w:ascii="Times New Roman" w:hAnsi="Times New Roman"/>
                <w:sz w:val="24"/>
                <w:szCs w:val="24"/>
              </w:rPr>
              <w:t>,</w:t>
            </w:r>
            <w:r w:rsidRPr="002B4A2C">
              <w:rPr>
                <w:rStyle w:val="mord"/>
                <w:rFonts w:ascii="Times New Roman" w:hAnsi="Times New Roman"/>
                <w:sz w:val="24"/>
                <w:szCs w:val="24"/>
              </w:rPr>
              <w:t>000</w:t>
            </w:r>
            <w:r w:rsidRPr="002B4A2C">
              <w:rPr>
                <w:rStyle w:val="mbin"/>
                <w:rFonts w:ascii="Times New Roman" w:hAnsi="Times New Roman"/>
                <w:sz w:val="24"/>
                <w:szCs w:val="24"/>
              </w:rPr>
              <w:t>×</w:t>
            </w:r>
            <w:r w:rsidRPr="002B4A2C">
              <w:rPr>
                <w:rStyle w:val="mord"/>
                <w:rFonts w:ascii="Times New Roman" w:hAnsi="Times New Roman"/>
                <w:sz w:val="24"/>
                <w:szCs w:val="24"/>
              </w:rPr>
              <w:t>6</w:t>
            </w:r>
          </w:p>
        </w:tc>
        <w:tc>
          <w:tcPr>
            <w:tcW w:w="3115" w:type="dxa"/>
          </w:tcPr>
          <w:p w14:paraId="4CBEF7C3" w14:textId="6731E04B" w:rsidR="006C32B7" w:rsidRPr="002B4A2C" w:rsidRDefault="006C32B7" w:rsidP="00641379">
            <w:pPr>
              <w:tabs>
                <w:tab w:val="left" w:pos="993"/>
              </w:tabs>
              <w:spacing w:after="0" w:line="36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2B4A2C">
              <w:rPr>
                <w:rFonts w:ascii="Times New Roman" w:hAnsi="Times New Roman"/>
                <w:sz w:val="24"/>
                <w:szCs w:val="24"/>
              </w:rPr>
              <w:t>60,000</w:t>
            </w:r>
          </w:p>
        </w:tc>
      </w:tr>
      <w:tr w:rsidR="006C32B7" w:rsidRPr="002B4A2C" w14:paraId="70F21268" w14:textId="77777777" w:rsidTr="00004544">
        <w:trPr>
          <w:jc w:val="center"/>
        </w:trPr>
        <w:tc>
          <w:tcPr>
            <w:tcW w:w="3115" w:type="dxa"/>
          </w:tcPr>
          <w:p w14:paraId="42408B6C" w14:textId="7D00112A" w:rsidR="006C32B7" w:rsidRPr="002B4A2C" w:rsidRDefault="006C32B7" w:rsidP="00641379">
            <w:pPr>
              <w:tabs>
                <w:tab w:val="left" w:pos="993"/>
              </w:tabs>
              <w:spacing w:after="0" w:line="36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2B4A2C">
              <w:rPr>
                <w:rFonts w:ascii="Times New Roman" w:hAnsi="Times New Roman"/>
                <w:sz w:val="24"/>
                <w:szCs w:val="24"/>
              </w:rPr>
              <w:t>Аренда площадей</w:t>
            </w:r>
          </w:p>
        </w:tc>
        <w:tc>
          <w:tcPr>
            <w:tcW w:w="3115" w:type="dxa"/>
          </w:tcPr>
          <w:p w14:paraId="413177E4" w14:textId="697A77F3" w:rsidR="006C32B7" w:rsidRPr="002B4A2C" w:rsidRDefault="006C32B7" w:rsidP="00641379">
            <w:pPr>
              <w:tabs>
                <w:tab w:val="left" w:pos="993"/>
              </w:tabs>
              <w:spacing w:after="0" w:line="36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2B4A2C">
              <w:rPr>
                <w:rStyle w:val="mord"/>
                <w:rFonts w:ascii="Times New Roman" w:hAnsi="Times New Roman"/>
                <w:sz w:val="24"/>
                <w:szCs w:val="24"/>
              </w:rPr>
              <w:t>50</w:t>
            </w:r>
            <w:r w:rsidRPr="002B4A2C">
              <w:rPr>
                <w:rStyle w:val="mbin"/>
                <w:rFonts w:ascii="Times New Roman" w:hAnsi="Times New Roman"/>
                <w:sz w:val="24"/>
                <w:szCs w:val="24"/>
              </w:rPr>
              <w:t>×</w:t>
            </w:r>
            <w:r w:rsidRPr="002B4A2C">
              <w:rPr>
                <w:rStyle w:val="mord"/>
                <w:rFonts w:ascii="Times New Roman" w:hAnsi="Times New Roman"/>
                <w:sz w:val="24"/>
                <w:szCs w:val="24"/>
              </w:rPr>
              <w:t>1000</w:t>
            </w:r>
            <w:r w:rsidRPr="002B4A2C">
              <w:rPr>
                <w:rStyle w:val="mbin"/>
                <w:rFonts w:ascii="Times New Roman" w:hAnsi="Times New Roman"/>
                <w:sz w:val="24"/>
                <w:szCs w:val="24"/>
              </w:rPr>
              <w:t>×</w:t>
            </w:r>
            <w:r w:rsidRPr="002B4A2C">
              <w:rPr>
                <w:rStyle w:val="mord"/>
                <w:rFonts w:ascii="Times New Roman" w:hAnsi="Times New Roman"/>
                <w:sz w:val="24"/>
                <w:szCs w:val="24"/>
              </w:rPr>
              <w:t>6</w:t>
            </w:r>
          </w:p>
        </w:tc>
        <w:tc>
          <w:tcPr>
            <w:tcW w:w="3115" w:type="dxa"/>
          </w:tcPr>
          <w:p w14:paraId="21D12E83" w14:textId="6B278BFA" w:rsidR="006C32B7" w:rsidRPr="002B4A2C" w:rsidRDefault="006C32B7" w:rsidP="00641379">
            <w:pPr>
              <w:tabs>
                <w:tab w:val="left" w:pos="993"/>
              </w:tabs>
              <w:spacing w:after="0" w:line="36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2B4A2C">
              <w:rPr>
                <w:rFonts w:ascii="Times New Roman" w:hAnsi="Times New Roman"/>
                <w:sz w:val="24"/>
                <w:szCs w:val="24"/>
              </w:rPr>
              <w:t>300,000</w:t>
            </w:r>
          </w:p>
        </w:tc>
      </w:tr>
      <w:tr w:rsidR="006C32B7" w:rsidRPr="002B4A2C" w14:paraId="4495A0BD" w14:textId="77777777" w:rsidTr="00004544">
        <w:trPr>
          <w:jc w:val="center"/>
        </w:trPr>
        <w:tc>
          <w:tcPr>
            <w:tcW w:w="3115" w:type="dxa"/>
          </w:tcPr>
          <w:p w14:paraId="11B9102D" w14:textId="51A1C231" w:rsidR="006C32B7" w:rsidRPr="002B4A2C" w:rsidRDefault="006C32B7" w:rsidP="00641379">
            <w:pPr>
              <w:tabs>
                <w:tab w:val="left" w:pos="993"/>
              </w:tabs>
              <w:spacing w:after="0" w:line="36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2B4A2C">
              <w:rPr>
                <w:rFonts w:ascii="Times New Roman" w:hAnsi="Times New Roman"/>
                <w:sz w:val="24"/>
                <w:szCs w:val="24"/>
              </w:rPr>
              <w:t>Приобретение средств ЭВТ</w:t>
            </w:r>
          </w:p>
        </w:tc>
        <w:tc>
          <w:tcPr>
            <w:tcW w:w="3115" w:type="dxa"/>
          </w:tcPr>
          <w:p w14:paraId="03AE5383" w14:textId="79987AA2" w:rsidR="006C32B7" w:rsidRPr="002B4A2C" w:rsidRDefault="006C32B7" w:rsidP="00641379">
            <w:pPr>
              <w:tabs>
                <w:tab w:val="left" w:pos="993"/>
              </w:tabs>
              <w:spacing w:after="0" w:line="36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2B4A2C">
              <w:rPr>
                <w:rStyle w:val="mord"/>
                <w:rFonts w:ascii="Times New Roman" w:hAnsi="Times New Roman"/>
                <w:sz w:val="24"/>
                <w:szCs w:val="24"/>
              </w:rPr>
              <w:t>50</w:t>
            </w:r>
            <w:r w:rsidRPr="002B4A2C">
              <w:rPr>
                <w:rStyle w:val="mpunct"/>
                <w:rFonts w:ascii="Times New Roman" w:hAnsi="Times New Roman"/>
                <w:sz w:val="24"/>
                <w:szCs w:val="24"/>
              </w:rPr>
              <w:t>,</w:t>
            </w:r>
            <w:r w:rsidRPr="002B4A2C">
              <w:rPr>
                <w:rStyle w:val="mord"/>
                <w:rFonts w:ascii="Times New Roman" w:hAnsi="Times New Roman"/>
                <w:sz w:val="24"/>
                <w:szCs w:val="24"/>
              </w:rPr>
              <w:t>000</w:t>
            </w:r>
            <w:r w:rsidRPr="002B4A2C">
              <w:rPr>
                <w:rStyle w:val="mbin"/>
                <w:rFonts w:ascii="Times New Roman" w:hAnsi="Times New Roman"/>
                <w:sz w:val="24"/>
                <w:szCs w:val="24"/>
              </w:rPr>
              <w:t>×</w:t>
            </w:r>
            <w:r w:rsidRPr="002B4A2C">
              <w:rPr>
                <w:rStyle w:val="mord"/>
                <w:rFonts w:ascii="Times New Roman" w:hAnsi="Times New Roman"/>
                <w:sz w:val="24"/>
                <w:szCs w:val="24"/>
              </w:rPr>
              <w:t>5</w:t>
            </w:r>
          </w:p>
        </w:tc>
        <w:tc>
          <w:tcPr>
            <w:tcW w:w="3115" w:type="dxa"/>
          </w:tcPr>
          <w:p w14:paraId="51C66ECD" w14:textId="1652377E" w:rsidR="006C32B7" w:rsidRPr="002B4A2C" w:rsidRDefault="006C32B7" w:rsidP="00641379">
            <w:pPr>
              <w:tabs>
                <w:tab w:val="left" w:pos="993"/>
              </w:tabs>
              <w:spacing w:after="0" w:line="36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2B4A2C">
              <w:rPr>
                <w:rFonts w:ascii="Times New Roman" w:hAnsi="Times New Roman"/>
                <w:sz w:val="24"/>
                <w:szCs w:val="24"/>
              </w:rPr>
              <w:t>250,000</w:t>
            </w:r>
          </w:p>
        </w:tc>
      </w:tr>
      <w:tr w:rsidR="006C32B7" w:rsidRPr="002B4A2C" w14:paraId="6B130A4D" w14:textId="77777777" w:rsidTr="00004544">
        <w:trPr>
          <w:jc w:val="center"/>
        </w:trPr>
        <w:tc>
          <w:tcPr>
            <w:tcW w:w="3115" w:type="dxa"/>
          </w:tcPr>
          <w:p w14:paraId="3B444C93" w14:textId="5A8592FC" w:rsidR="006C32B7" w:rsidRPr="002B4A2C" w:rsidRDefault="006C32B7" w:rsidP="00641379">
            <w:pPr>
              <w:tabs>
                <w:tab w:val="left" w:pos="993"/>
              </w:tabs>
              <w:spacing w:after="0" w:line="36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2B4A2C">
              <w:rPr>
                <w:rFonts w:ascii="Times New Roman" w:hAnsi="Times New Roman"/>
                <w:sz w:val="24"/>
                <w:szCs w:val="24"/>
              </w:rPr>
              <w:t>Амортизационные отчисления</w:t>
            </w:r>
          </w:p>
        </w:tc>
        <w:tc>
          <w:tcPr>
            <w:tcW w:w="3115" w:type="dxa"/>
          </w:tcPr>
          <w:p w14:paraId="463A7C0B" w14:textId="5E28FF9A" w:rsidR="006C32B7" w:rsidRPr="002B4A2C" w:rsidRDefault="006C32B7" w:rsidP="00641379">
            <w:pPr>
              <w:tabs>
                <w:tab w:val="left" w:pos="993"/>
              </w:tabs>
              <w:spacing w:after="0" w:line="36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2B4A2C">
              <w:rPr>
                <w:rStyle w:val="mord"/>
                <w:rFonts w:ascii="Times New Roman" w:hAnsi="Times New Roman"/>
                <w:sz w:val="24"/>
                <w:szCs w:val="24"/>
              </w:rPr>
              <w:t>250</w:t>
            </w:r>
            <w:r w:rsidRPr="002B4A2C">
              <w:rPr>
                <w:rStyle w:val="mpunct"/>
                <w:rFonts w:ascii="Times New Roman" w:hAnsi="Times New Roman"/>
                <w:sz w:val="24"/>
                <w:szCs w:val="24"/>
              </w:rPr>
              <w:t>,</w:t>
            </w:r>
            <w:r w:rsidRPr="002B4A2C">
              <w:rPr>
                <w:rStyle w:val="mord"/>
                <w:rFonts w:ascii="Times New Roman" w:hAnsi="Times New Roman"/>
                <w:sz w:val="24"/>
                <w:szCs w:val="24"/>
              </w:rPr>
              <w:t>000/5</w:t>
            </w:r>
          </w:p>
        </w:tc>
        <w:tc>
          <w:tcPr>
            <w:tcW w:w="3115" w:type="dxa"/>
          </w:tcPr>
          <w:p w14:paraId="4CB58744" w14:textId="2B94628F" w:rsidR="006C32B7" w:rsidRPr="002B4A2C" w:rsidRDefault="006C32B7" w:rsidP="00641379">
            <w:pPr>
              <w:tabs>
                <w:tab w:val="left" w:pos="993"/>
              </w:tabs>
              <w:spacing w:after="0" w:line="36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2B4A2C">
              <w:rPr>
                <w:rFonts w:ascii="Times New Roman" w:hAnsi="Times New Roman"/>
                <w:sz w:val="24"/>
                <w:szCs w:val="24"/>
              </w:rPr>
              <w:t>50,000</w:t>
            </w:r>
          </w:p>
        </w:tc>
      </w:tr>
      <w:tr w:rsidR="006C32B7" w:rsidRPr="002B4A2C" w14:paraId="5535A0D4" w14:textId="77777777" w:rsidTr="00004544">
        <w:trPr>
          <w:jc w:val="center"/>
        </w:trPr>
        <w:tc>
          <w:tcPr>
            <w:tcW w:w="3115" w:type="dxa"/>
          </w:tcPr>
          <w:p w14:paraId="547F1A91" w14:textId="1985CA1F" w:rsidR="006C32B7" w:rsidRPr="002B4A2C" w:rsidRDefault="006C32B7" w:rsidP="00641379">
            <w:pPr>
              <w:tabs>
                <w:tab w:val="left" w:pos="993"/>
              </w:tabs>
              <w:spacing w:after="0" w:line="36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2B4A2C">
              <w:rPr>
                <w:rFonts w:ascii="Times New Roman" w:hAnsi="Times New Roman"/>
                <w:sz w:val="24"/>
                <w:szCs w:val="24"/>
              </w:rPr>
              <w:t>Расходные материалы</w:t>
            </w:r>
          </w:p>
        </w:tc>
        <w:tc>
          <w:tcPr>
            <w:tcW w:w="3115" w:type="dxa"/>
          </w:tcPr>
          <w:p w14:paraId="2B2B0A6A" w14:textId="7853FE10" w:rsidR="006C32B7" w:rsidRPr="002B4A2C" w:rsidRDefault="006C32B7" w:rsidP="00641379">
            <w:pPr>
              <w:tabs>
                <w:tab w:val="left" w:pos="993"/>
              </w:tabs>
              <w:spacing w:after="0" w:line="36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2B4A2C">
              <w:rPr>
                <w:rStyle w:val="mord"/>
                <w:rFonts w:ascii="Times New Roman" w:hAnsi="Times New Roman"/>
                <w:sz w:val="24"/>
                <w:szCs w:val="24"/>
              </w:rPr>
              <w:t>100</w:t>
            </w:r>
            <w:r w:rsidRPr="002B4A2C">
              <w:rPr>
                <w:rStyle w:val="mbin"/>
                <w:rFonts w:ascii="Times New Roman" w:hAnsi="Times New Roman"/>
                <w:sz w:val="24"/>
                <w:szCs w:val="24"/>
              </w:rPr>
              <w:t>×</w:t>
            </w:r>
            <w:r w:rsidRPr="002B4A2C">
              <w:rPr>
                <w:rStyle w:val="mord"/>
                <w:rFonts w:ascii="Times New Roman" w:hAnsi="Times New Roman"/>
                <w:sz w:val="24"/>
                <w:szCs w:val="24"/>
              </w:rPr>
              <w:t>50</w:t>
            </w:r>
          </w:p>
        </w:tc>
        <w:tc>
          <w:tcPr>
            <w:tcW w:w="3115" w:type="dxa"/>
          </w:tcPr>
          <w:p w14:paraId="2D3B40E7" w14:textId="5F67F182" w:rsidR="006C32B7" w:rsidRPr="002B4A2C" w:rsidRDefault="006C32B7" w:rsidP="00641379">
            <w:pPr>
              <w:tabs>
                <w:tab w:val="left" w:pos="993"/>
              </w:tabs>
              <w:spacing w:after="0" w:line="36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2B4A2C">
              <w:rPr>
                <w:rFonts w:ascii="Times New Roman" w:hAnsi="Times New Roman"/>
                <w:sz w:val="24"/>
                <w:szCs w:val="24"/>
              </w:rPr>
              <w:t>5,000</w:t>
            </w:r>
          </w:p>
        </w:tc>
      </w:tr>
      <w:tr w:rsidR="006C32B7" w:rsidRPr="002B4A2C" w14:paraId="6B1CF351" w14:textId="77777777" w:rsidTr="00004544">
        <w:trPr>
          <w:jc w:val="center"/>
        </w:trPr>
        <w:tc>
          <w:tcPr>
            <w:tcW w:w="3115" w:type="dxa"/>
          </w:tcPr>
          <w:p w14:paraId="0567C6BA" w14:textId="7178992E" w:rsidR="006C32B7" w:rsidRPr="002B4A2C" w:rsidRDefault="006C32B7" w:rsidP="00641379">
            <w:pPr>
              <w:tabs>
                <w:tab w:val="left" w:pos="993"/>
              </w:tabs>
              <w:spacing w:after="0" w:line="36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2B4A2C">
              <w:rPr>
                <w:rFonts w:ascii="Times New Roman" w:hAnsi="Times New Roman"/>
                <w:sz w:val="24"/>
                <w:szCs w:val="24"/>
              </w:rPr>
              <w:t>Накладные расходы</w:t>
            </w:r>
          </w:p>
        </w:tc>
        <w:tc>
          <w:tcPr>
            <w:tcW w:w="3115" w:type="dxa"/>
          </w:tcPr>
          <w:p w14:paraId="793F7BA6" w14:textId="77777777" w:rsidR="006C32B7" w:rsidRPr="002B4A2C" w:rsidRDefault="006C32B7" w:rsidP="00641379">
            <w:pPr>
              <w:tabs>
                <w:tab w:val="left" w:pos="993"/>
              </w:tabs>
              <w:spacing w:after="0" w:line="36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115" w:type="dxa"/>
          </w:tcPr>
          <w:p w14:paraId="13778459" w14:textId="28A5D99C" w:rsidR="006C32B7" w:rsidRPr="002B4A2C" w:rsidRDefault="006C32B7" w:rsidP="00641379">
            <w:pPr>
              <w:tabs>
                <w:tab w:val="left" w:pos="993"/>
              </w:tabs>
              <w:spacing w:after="0" w:line="36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2B4A2C">
              <w:rPr>
                <w:rFonts w:ascii="Times New Roman" w:hAnsi="Times New Roman"/>
                <w:sz w:val="24"/>
                <w:szCs w:val="24"/>
              </w:rPr>
              <w:t>20,000</w:t>
            </w:r>
          </w:p>
        </w:tc>
      </w:tr>
      <w:tr w:rsidR="006C32B7" w:rsidRPr="002B4A2C" w14:paraId="0314D9F8" w14:textId="77777777" w:rsidTr="00004544">
        <w:trPr>
          <w:jc w:val="center"/>
        </w:trPr>
        <w:tc>
          <w:tcPr>
            <w:tcW w:w="3115" w:type="dxa"/>
          </w:tcPr>
          <w:p w14:paraId="50AF51FA" w14:textId="573D2D8A" w:rsidR="006C32B7" w:rsidRPr="002B4A2C" w:rsidRDefault="006C32B7" w:rsidP="00641379">
            <w:pPr>
              <w:tabs>
                <w:tab w:val="left" w:pos="993"/>
              </w:tabs>
              <w:spacing w:after="0" w:line="36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2B4A2C">
              <w:rPr>
                <w:rFonts w:ascii="Times New Roman" w:hAnsi="Times New Roman"/>
                <w:sz w:val="24"/>
                <w:szCs w:val="24"/>
              </w:rPr>
              <w:t>ИТОГО</w:t>
            </w:r>
          </w:p>
        </w:tc>
        <w:tc>
          <w:tcPr>
            <w:tcW w:w="3115" w:type="dxa"/>
          </w:tcPr>
          <w:p w14:paraId="70E8BEDB" w14:textId="77777777" w:rsidR="006C32B7" w:rsidRPr="002B4A2C" w:rsidRDefault="006C32B7" w:rsidP="00641379">
            <w:pPr>
              <w:tabs>
                <w:tab w:val="left" w:pos="993"/>
              </w:tabs>
              <w:spacing w:after="0" w:line="36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115" w:type="dxa"/>
          </w:tcPr>
          <w:p w14:paraId="2BEECC00" w14:textId="4C2959EE" w:rsidR="006C32B7" w:rsidRPr="002B4A2C" w:rsidRDefault="006C32B7" w:rsidP="00641379">
            <w:pPr>
              <w:tabs>
                <w:tab w:val="left" w:pos="993"/>
              </w:tabs>
              <w:spacing w:after="0" w:line="36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2B4A2C">
              <w:rPr>
                <w:rFonts w:ascii="Times New Roman" w:hAnsi="Times New Roman"/>
                <w:sz w:val="24"/>
                <w:szCs w:val="24"/>
              </w:rPr>
              <w:t>1,127,000</w:t>
            </w:r>
          </w:p>
        </w:tc>
      </w:tr>
    </w:tbl>
    <w:p w14:paraId="3C81FE98" w14:textId="785D3547" w:rsidR="00641379" w:rsidRPr="00641379" w:rsidRDefault="00641379" w:rsidP="002B4A2C">
      <w:pPr>
        <w:tabs>
          <w:tab w:val="left" w:pos="993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14:paraId="3CD6439F" w14:textId="149F481B" w:rsidR="00641379" w:rsidRPr="00090750" w:rsidRDefault="00641379" w:rsidP="0087151E">
      <w:pPr>
        <w:pStyle w:val="2"/>
        <w:spacing w:before="0" w:line="360" w:lineRule="auto"/>
        <w:ind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090750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bookmarkStart w:id="53" w:name="_Toc168921888"/>
      <w:r w:rsidRPr="00090750">
        <w:rPr>
          <w:rFonts w:ascii="Times New Roman" w:hAnsi="Times New Roman" w:cs="Times New Roman"/>
          <w:b/>
          <w:bCs/>
          <w:color w:val="auto"/>
          <w:sz w:val="28"/>
          <w:szCs w:val="28"/>
        </w:rPr>
        <w:t>3.3 Обоснование целесообразности разработки и внедрения ИС</w:t>
      </w:r>
      <w:bookmarkEnd w:id="53"/>
    </w:p>
    <w:p w14:paraId="5B184B22" w14:textId="4D9CD4DF" w:rsidR="00641379" w:rsidRPr="00641379" w:rsidRDefault="00641379" w:rsidP="004D4BF1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641379">
        <w:rPr>
          <w:rFonts w:ascii="Times New Roman" w:hAnsi="Times New Roman"/>
          <w:sz w:val="28"/>
          <w:szCs w:val="28"/>
        </w:rPr>
        <w:t>Основные предпосылки для разработки и внедрения ИС:</w:t>
      </w:r>
    </w:p>
    <w:p w14:paraId="1ABFB80D" w14:textId="059157FD" w:rsidR="00641379" w:rsidRPr="00073D1D" w:rsidRDefault="004A295C" w:rsidP="00073D1D">
      <w:pPr>
        <w:pStyle w:val="a3"/>
        <w:numPr>
          <w:ilvl w:val="0"/>
          <w:numId w:val="26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073D1D">
        <w:rPr>
          <w:rFonts w:ascii="Times New Roman" w:hAnsi="Times New Roman"/>
          <w:sz w:val="28"/>
          <w:szCs w:val="28"/>
        </w:rPr>
        <w:t>з</w:t>
      </w:r>
      <w:r w:rsidR="00641379" w:rsidRPr="00073D1D">
        <w:rPr>
          <w:rFonts w:ascii="Times New Roman" w:hAnsi="Times New Roman"/>
          <w:sz w:val="28"/>
          <w:szCs w:val="28"/>
        </w:rPr>
        <w:t>атраты на приобретение существующих ИС велики:</w:t>
      </w:r>
      <w:r w:rsidRPr="00073D1D">
        <w:rPr>
          <w:rFonts w:ascii="Times New Roman" w:hAnsi="Times New Roman"/>
          <w:sz w:val="28"/>
          <w:szCs w:val="28"/>
        </w:rPr>
        <w:t xml:space="preserve"> с</w:t>
      </w:r>
      <w:r w:rsidR="00641379" w:rsidRPr="00073D1D">
        <w:rPr>
          <w:rFonts w:ascii="Times New Roman" w:hAnsi="Times New Roman"/>
          <w:sz w:val="28"/>
          <w:szCs w:val="28"/>
        </w:rPr>
        <w:t>уществующие системы требуют значительных средств на покупку и сопровождение</w:t>
      </w:r>
      <w:r w:rsidR="00073D1D" w:rsidRPr="00073D1D">
        <w:rPr>
          <w:rFonts w:ascii="Times New Roman" w:hAnsi="Times New Roman"/>
          <w:sz w:val="28"/>
          <w:szCs w:val="28"/>
        </w:rPr>
        <w:t>;</w:t>
      </w:r>
    </w:p>
    <w:p w14:paraId="2B3EEA55" w14:textId="156CDC68" w:rsidR="004A295C" w:rsidRPr="00073D1D" w:rsidRDefault="004A295C" w:rsidP="00073D1D">
      <w:pPr>
        <w:pStyle w:val="a3"/>
        <w:numPr>
          <w:ilvl w:val="0"/>
          <w:numId w:val="26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073D1D">
        <w:rPr>
          <w:rFonts w:ascii="Times New Roman" w:hAnsi="Times New Roman"/>
          <w:sz w:val="28"/>
          <w:szCs w:val="28"/>
        </w:rPr>
        <w:t>з</w:t>
      </w:r>
      <w:r w:rsidR="00641379" w:rsidRPr="00073D1D">
        <w:rPr>
          <w:rFonts w:ascii="Times New Roman" w:hAnsi="Times New Roman"/>
          <w:sz w:val="28"/>
          <w:szCs w:val="28"/>
        </w:rPr>
        <w:t>атраты на разработку ИС сторонними организациями превышают бюджет:</w:t>
      </w:r>
      <w:r w:rsidRPr="00073D1D">
        <w:rPr>
          <w:rFonts w:ascii="Times New Roman" w:hAnsi="Times New Roman"/>
          <w:sz w:val="28"/>
          <w:szCs w:val="28"/>
        </w:rPr>
        <w:t xml:space="preserve"> р</w:t>
      </w:r>
      <w:r w:rsidR="00641379" w:rsidRPr="00073D1D">
        <w:rPr>
          <w:rFonts w:ascii="Times New Roman" w:hAnsi="Times New Roman"/>
          <w:sz w:val="28"/>
          <w:szCs w:val="28"/>
        </w:rPr>
        <w:t>азработка сторонними организациями требует дополнительных затрат на модернизацию</w:t>
      </w:r>
      <w:r w:rsidR="00073D1D" w:rsidRPr="00073D1D">
        <w:rPr>
          <w:rFonts w:ascii="Times New Roman" w:hAnsi="Times New Roman"/>
          <w:sz w:val="28"/>
          <w:szCs w:val="28"/>
        </w:rPr>
        <w:t>;</w:t>
      </w:r>
    </w:p>
    <w:p w14:paraId="7534F5EA" w14:textId="301BDEC9" w:rsidR="00641379" w:rsidRPr="00073D1D" w:rsidRDefault="004A295C" w:rsidP="00073D1D">
      <w:pPr>
        <w:pStyle w:val="a3"/>
        <w:numPr>
          <w:ilvl w:val="0"/>
          <w:numId w:val="26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073D1D">
        <w:rPr>
          <w:rFonts w:ascii="Times New Roman" w:hAnsi="Times New Roman"/>
          <w:sz w:val="28"/>
          <w:szCs w:val="28"/>
        </w:rPr>
        <w:t>в</w:t>
      </w:r>
      <w:r w:rsidR="00641379" w:rsidRPr="00073D1D">
        <w:rPr>
          <w:rFonts w:ascii="Times New Roman" w:hAnsi="Times New Roman"/>
          <w:sz w:val="28"/>
          <w:szCs w:val="28"/>
        </w:rPr>
        <w:t>ремя на разработку ИС сторонними организациями неприемлемо:</w:t>
      </w:r>
      <w:r w:rsidRPr="00073D1D">
        <w:rPr>
          <w:rFonts w:ascii="Times New Roman" w:hAnsi="Times New Roman"/>
          <w:sz w:val="28"/>
          <w:szCs w:val="28"/>
        </w:rPr>
        <w:t xml:space="preserve"> д</w:t>
      </w:r>
      <w:r w:rsidR="00641379" w:rsidRPr="00073D1D">
        <w:rPr>
          <w:rFonts w:ascii="Times New Roman" w:hAnsi="Times New Roman"/>
          <w:sz w:val="28"/>
          <w:szCs w:val="28"/>
        </w:rPr>
        <w:t>лительные сроки разработки не удовлетворяют потребности предприятия.</w:t>
      </w:r>
    </w:p>
    <w:p w14:paraId="07C01C5E" w14:textId="372A434F" w:rsidR="00641379" w:rsidRPr="00641379" w:rsidRDefault="00641379" w:rsidP="004D4BF1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641379">
        <w:rPr>
          <w:rFonts w:ascii="Times New Roman" w:hAnsi="Times New Roman"/>
          <w:sz w:val="28"/>
          <w:szCs w:val="28"/>
        </w:rPr>
        <w:t>Экономические критерии:</w:t>
      </w:r>
    </w:p>
    <w:p w14:paraId="24707ACE" w14:textId="1DC976C1" w:rsidR="00641379" w:rsidRPr="00073D1D" w:rsidRDefault="003532B6" w:rsidP="00073D1D">
      <w:pPr>
        <w:pStyle w:val="a3"/>
        <w:numPr>
          <w:ilvl w:val="0"/>
          <w:numId w:val="26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073D1D">
        <w:rPr>
          <w:rFonts w:ascii="Times New Roman" w:hAnsi="Times New Roman"/>
          <w:sz w:val="28"/>
          <w:szCs w:val="28"/>
        </w:rPr>
        <w:t>о</w:t>
      </w:r>
      <w:r w:rsidR="00641379" w:rsidRPr="00073D1D">
        <w:rPr>
          <w:rFonts w:ascii="Times New Roman" w:hAnsi="Times New Roman"/>
          <w:sz w:val="28"/>
          <w:szCs w:val="28"/>
        </w:rPr>
        <w:t>граничение затрат:</w:t>
      </w:r>
      <w:r w:rsidRPr="00073D1D">
        <w:rPr>
          <w:rFonts w:ascii="Times New Roman" w:hAnsi="Times New Roman"/>
          <w:sz w:val="28"/>
          <w:szCs w:val="28"/>
        </w:rPr>
        <w:t xml:space="preserve"> р</w:t>
      </w:r>
      <w:r w:rsidR="00641379" w:rsidRPr="00073D1D">
        <w:rPr>
          <w:rFonts w:ascii="Times New Roman" w:hAnsi="Times New Roman"/>
          <w:sz w:val="28"/>
          <w:szCs w:val="28"/>
        </w:rPr>
        <w:t>азработка ИС не должна превышать бюджетных ограничений (1,127,000 руб.)</w:t>
      </w:r>
      <w:r w:rsidR="00073D1D" w:rsidRPr="00073D1D">
        <w:rPr>
          <w:rFonts w:ascii="Times New Roman" w:hAnsi="Times New Roman"/>
          <w:sz w:val="28"/>
          <w:szCs w:val="28"/>
        </w:rPr>
        <w:t>;</w:t>
      </w:r>
    </w:p>
    <w:p w14:paraId="47877572" w14:textId="46AB2636" w:rsidR="004D4BF1" w:rsidRPr="00AC7216" w:rsidRDefault="003532B6" w:rsidP="00AC7216">
      <w:pPr>
        <w:pStyle w:val="a3"/>
        <w:numPr>
          <w:ilvl w:val="0"/>
          <w:numId w:val="26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073D1D">
        <w:rPr>
          <w:rFonts w:ascii="Times New Roman" w:hAnsi="Times New Roman"/>
          <w:sz w:val="28"/>
          <w:szCs w:val="28"/>
        </w:rPr>
        <w:lastRenderedPageBreak/>
        <w:t>с</w:t>
      </w:r>
      <w:r w:rsidR="00641379" w:rsidRPr="00073D1D">
        <w:rPr>
          <w:rFonts w:ascii="Times New Roman" w:hAnsi="Times New Roman"/>
          <w:sz w:val="28"/>
          <w:szCs w:val="28"/>
        </w:rPr>
        <w:t>роки разработки:</w:t>
      </w:r>
      <w:r w:rsidRPr="00073D1D">
        <w:rPr>
          <w:rFonts w:ascii="Times New Roman" w:hAnsi="Times New Roman"/>
          <w:sz w:val="28"/>
          <w:szCs w:val="28"/>
        </w:rPr>
        <w:t xml:space="preserve"> з</w:t>
      </w:r>
      <w:r w:rsidR="00641379" w:rsidRPr="00073D1D">
        <w:rPr>
          <w:rFonts w:ascii="Times New Roman" w:hAnsi="Times New Roman"/>
          <w:sz w:val="28"/>
          <w:szCs w:val="28"/>
        </w:rPr>
        <w:t>авершение разработки в установленный интервал времени (14 недель).</w:t>
      </w:r>
    </w:p>
    <w:p w14:paraId="5CB8F031" w14:textId="76A07B3C" w:rsidR="00AD705A" w:rsidRPr="00AD705A" w:rsidRDefault="004D4BF1" w:rsidP="00AD705A">
      <w:pPr>
        <w:tabs>
          <w:tab w:val="left" w:pos="993"/>
        </w:tabs>
        <w:spacing w:after="0" w:line="360" w:lineRule="auto"/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ВЫВОДЫ</w:t>
      </w:r>
    </w:p>
    <w:p w14:paraId="45F1F143" w14:textId="0B48B333" w:rsidR="00AD705A" w:rsidRPr="008D5A75" w:rsidRDefault="00AD705A" w:rsidP="004D4BF1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/>
          <w:sz w:val="40"/>
          <w:szCs w:val="40"/>
        </w:rPr>
      </w:pPr>
      <w:r w:rsidRPr="00AD705A">
        <w:rPr>
          <w:rFonts w:ascii="Times New Roman" w:eastAsiaTheme="minorEastAsia" w:hAnsi="Times New Roman"/>
          <w:sz w:val="28"/>
          <w:szCs w:val="28"/>
        </w:rPr>
        <w:t>В экономическом разделе была проведена полная оценка затрат и была обоснована экономическая целесообразность создания и внедрения</w:t>
      </w:r>
      <w:r w:rsidRPr="00AD705A">
        <w:rPr>
          <w:rFonts w:ascii="Times New Roman" w:hAnsi="Times New Roman"/>
          <w:sz w:val="36"/>
          <w:szCs w:val="36"/>
        </w:rPr>
        <w:t xml:space="preserve"> </w:t>
      </w:r>
      <w:r w:rsidR="008560B2" w:rsidRPr="008560B2">
        <w:rPr>
          <w:rFonts w:ascii="Times New Roman" w:hAnsi="Times New Roman"/>
          <w:color w:val="000000"/>
          <w:sz w:val="28"/>
          <w:szCs w:val="28"/>
        </w:rPr>
        <w:t>информационной подсистемы для контроля поручений сотрудников организации</w:t>
      </w:r>
      <w:r w:rsidR="008D5A75" w:rsidRPr="008D5A75">
        <w:rPr>
          <w:rFonts w:ascii="Times New Roman" w:hAnsi="Times New Roman"/>
          <w:color w:val="000000"/>
          <w:sz w:val="28"/>
          <w:szCs w:val="28"/>
        </w:rPr>
        <w:t>.</w:t>
      </w:r>
    </w:p>
    <w:p w14:paraId="123FE09F" w14:textId="77777777" w:rsidR="008D5A75" w:rsidRDefault="004D4BF1" w:rsidP="008D5A75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 этой части были описаны этапы разработки и планирование проекта с использованием программы </w:t>
      </w:r>
      <w:r>
        <w:rPr>
          <w:rFonts w:ascii="Times New Roman" w:hAnsi="Times New Roman"/>
          <w:sz w:val="28"/>
          <w:szCs w:val="28"/>
          <w:lang w:val="en-US"/>
        </w:rPr>
        <w:t>Microsoft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Project</w:t>
      </w:r>
      <w:r>
        <w:rPr>
          <w:rFonts w:ascii="Times New Roman" w:hAnsi="Times New Roman"/>
          <w:sz w:val="28"/>
          <w:szCs w:val="28"/>
        </w:rPr>
        <w:t xml:space="preserve">. Были рассчитаны стоимостные и трудовые затраты на реализацию информационной подсистемы. </w:t>
      </w:r>
    </w:p>
    <w:p w14:paraId="521BC855" w14:textId="5D10664E" w:rsidR="004D4BF1" w:rsidRPr="008D5A75" w:rsidRDefault="008D5A75" w:rsidP="008D5A75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8D5A75">
        <w:rPr>
          <w:rFonts w:ascii="Times New Roman" w:eastAsiaTheme="minorEastAsia" w:hAnsi="Times New Roman"/>
          <w:sz w:val="28"/>
          <w:szCs w:val="28"/>
        </w:rPr>
        <w:t xml:space="preserve">Обоснование целесообразности разработки и внедрения </w:t>
      </w:r>
      <w:r>
        <w:rPr>
          <w:rFonts w:ascii="Times New Roman" w:eastAsiaTheme="minorEastAsia" w:hAnsi="Times New Roman"/>
          <w:sz w:val="28"/>
          <w:szCs w:val="28"/>
        </w:rPr>
        <w:t xml:space="preserve">ИС </w:t>
      </w:r>
      <w:r w:rsidRPr="008D5A75">
        <w:rPr>
          <w:rFonts w:ascii="Times New Roman" w:eastAsiaTheme="minorEastAsia" w:hAnsi="Times New Roman"/>
          <w:sz w:val="28"/>
          <w:szCs w:val="28"/>
        </w:rPr>
        <w:t xml:space="preserve">показало, что проект позволит значительно сократить расходы, связанные с </w:t>
      </w:r>
      <w:r>
        <w:rPr>
          <w:rFonts w:ascii="Times New Roman" w:eastAsiaTheme="minorEastAsia" w:hAnsi="Times New Roman"/>
          <w:sz w:val="28"/>
          <w:szCs w:val="28"/>
        </w:rPr>
        <w:t>контролем выполнения задач.</w:t>
      </w:r>
      <w:r w:rsidR="004D4BF1" w:rsidRPr="008D5A75">
        <w:rPr>
          <w:rFonts w:ascii="Times New Roman" w:hAnsi="Times New Roman"/>
          <w:sz w:val="28"/>
          <w:szCs w:val="28"/>
        </w:rPr>
        <w:br w:type="page"/>
      </w:r>
    </w:p>
    <w:p w14:paraId="5CB63A87" w14:textId="0EE135A8" w:rsidR="004D4BF1" w:rsidRDefault="004D4BF1">
      <w:pPr>
        <w:spacing w:after="160" w:line="259" w:lineRule="auto"/>
        <w:rPr>
          <w:rFonts w:ascii="Times New Roman" w:hAnsi="Times New Roman"/>
          <w:sz w:val="28"/>
          <w:szCs w:val="28"/>
        </w:rPr>
      </w:pPr>
    </w:p>
    <w:p w14:paraId="7D4CCAA8" w14:textId="7AF5D6DD" w:rsidR="00641379" w:rsidRPr="009F5AAA" w:rsidRDefault="00641379" w:rsidP="009F5AAA">
      <w:pPr>
        <w:pStyle w:val="1"/>
        <w:numPr>
          <w:ilvl w:val="0"/>
          <w:numId w:val="4"/>
        </w:numPr>
        <w:tabs>
          <w:tab w:val="left" w:pos="1134"/>
        </w:tabs>
        <w:spacing w:before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bookmarkStart w:id="54" w:name="_Toc168921889"/>
      <w:r w:rsidRPr="00090750">
        <w:rPr>
          <w:rFonts w:ascii="Times New Roman" w:hAnsi="Times New Roman" w:cs="Times New Roman"/>
          <w:b/>
          <w:bCs/>
          <w:color w:val="auto"/>
          <w:sz w:val="28"/>
          <w:szCs w:val="28"/>
        </w:rPr>
        <w:t>Безопасность и экологичность проекта</w:t>
      </w:r>
      <w:bookmarkEnd w:id="54"/>
    </w:p>
    <w:p w14:paraId="6999135B" w14:textId="55F032F2" w:rsidR="00641379" w:rsidRPr="00090750" w:rsidRDefault="00641379" w:rsidP="0087151E">
      <w:pPr>
        <w:pStyle w:val="2"/>
        <w:spacing w:before="0" w:line="360" w:lineRule="auto"/>
        <w:ind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090750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bookmarkStart w:id="55" w:name="_Toc168921890"/>
      <w:r w:rsidRPr="00090750">
        <w:rPr>
          <w:rFonts w:ascii="Times New Roman" w:hAnsi="Times New Roman" w:cs="Times New Roman"/>
          <w:b/>
          <w:bCs/>
          <w:color w:val="auto"/>
          <w:sz w:val="28"/>
          <w:szCs w:val="28"/>
        </w:rPr>
        <w:t>4.1 Общая характеристика требований безопасности жизнедеятельности</w:t>
      </w:r>
      <w:bookmarkEnd w:id="55"/>
    </w:p>
    <w:p w14:paraId="30886912" w14:textId="77777777" w:rsidR="00641379" w:rsidRPr="00641379" w:rsidRDefault="00641379" w:rsidP="00641379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641379">
        <w:rPr>
          <w:rFonts w:ascii="Times New Roman" w:hAnsi="Times New Roman"/>
          <w:sz w:val="28"/>
          <w:szCs w:val="28"/>
        </w:rPr>
        <w:t>Разработка и эксплуатация информационной системы требует соблюдения требований безопасности жизнедеятельности для обеспечения комфортных и безопасных условий труда.</w:t>
      </w:r>
    </w:p>
    <w:p w14:paraId="3DD052BF" w14:textId="7ACF7A07" w:rsidR="008D5A75" w:rsidRPr="008D5A75" w:rsidRDefault="008D5A75" w:rsidP="008D5A75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8D5A75">
        <w:rPr>
          <w:rFonts w:ascii="Times New Roman" w:hAnsi="Times New Roman"/>
          <w:sz w:val="28"/>
          <w:szCs w:val="28"/>
        </w:rPr>
        <w:t>Основной риск для IT-специалистов — сидячий образ жизни. Длительное сидение может привести к ожирению, повышенному риску сердечно-сосудистых заболеваний, проблемам с мышцами и позвоночником. Многие IT-специалисты проводят много времени за компьютером, не обращая внимания на свою осанку и физическую активность [</w:t>
      </w:r>
      <w:r w:rsidR="004D6E35">
        <w:rPr>
          <w:rFonts w:ascii="Times New Roman" w:hAnsi="Times New Roman"/>
          <w:sz w:val="28"/>
          <w:szCs w:val="28"/>
        </w:rPr>
        <w:t>7</w:t>
      </w:r>
      <w:r w:rsidRPr="008D5A75">
        <w:rPr>
          <w:rFonts w:ascii="Times New Roman" w:hAnsi="Times New Roman"/>
          <w:sz w:val="28"/>
          <w:szCs w:val="28"/>
        </w:rPr>
        <w:t xml:space="preserve">]. </w:t>
      </w:r>
    </w:p>
    <w:p w14:paraId="7C33974D" w14:textId="77777777" w:rsidR="00641379" w:rsidRPr="00641379" w:rsidRDefault="00641379" w:rsidP="00641379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59067D3B" w14:textId="7ADF48F3" w:rsidR="00641379" w:rsidRPr="00090750" w:rsidRDefault="00641379" w:rsidP="0087151E">
      <w:pPr>
        <w:pStyle w:val="2"/>
        <w:spacing w:before="0" w:line="360" w:lineRule="auto"/>
        <w:ind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090750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bookmarkStart w:id="56" w:name="_Toc168921891"/>
      <w:r w:rsidRPr="00090750">
        <w:rPr>
          <w:rFonts w:ascii="Times New Roman" w:hAnsi="Times New Roman" w:cs="Times New Roman"/>
          <w:b/>
          <w:bCs/>
          <w:color w:val="auto"/>
          <w:sz w:val="28"/>
          <w:szCs w:val="28"/>
        </w:rPr>
        <w:t>4.2 Анализ основных опасных и вредных факторов на рабочем месте</w:t>
      </w:r>
      <w:bookmarkEnd w:id="56"/>
    </w:p>
    <w:p w14:paraId="2BD1B66F" w14:textId="014ED459" w:rsidR="00A02909" w:rsidRPr="00A02909" w:rsidRDefault="00A02909" w:rsidP="00A02909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A02909">
        <w:rPr>
          <w:rFonts w:ascii="Times New Roman" w:hAnsi="Times New Roman"/>
          <w:sz w:val="28"/>
          <w:szCs w:val="28"/>
        </w:rPr>
        <w:t>Рабочее место сотрудников сталкивается с различными опасными и вредными факторами, которые могут существенно влиять на их здоровье и благополучие. Один из главных факторов – это синдром длительных статических нагрузок. Длительное сидение за компьютером может привести к болям в спине, шее и конечностях, а также способствовать развитию сердечно-сосудистых заболеваний и ожирения. Неправильная осанка и неудобное рабочее место усугубляют эти проблемы, вызывая мышечные и суставные боли</w:t>
      </w:r>
      <w:r w:rsidR="004D6E35">
        <w:rPr>
          <w:rFonts w:ascii="Times New Roman" w:hAnsi="Times New Roman"/>
          <w:sz w:val="28"/>
          <w:szCs w:val="28"/>
        </w:rPr>
        <w:t xml:space="preserve"> </w:t>
      </w:r>
      <w:r w:rsidRPr="00A02909">
        <w:rPr>
          <w:rFonts w:ascii="Times New Roman" w:hAnsi="Times New Roman"/>
          <w:sz w:val="28"/>
          <w:szCs w:val="28"/>
        </w:rPr>
        <w:t>[</w:t>
      </w:r>
      <w:r w:rsidR="004D6E35">
        <w:rPr>
          <w:rFonts w:ascii="Times New Roman" w:hAnsi="Times New Roman"/>
          <w:sz w:val="28"/>
          <w:szCs w:val="28"/>
        </w:rPr>
        <w:t>7</w:t>
      </w:r>
      <w:r w:rsidRPr="00A02909">
        <w:rPr>
          <w:rFonts w:ascii="Times New Roman" w:hAnsi="Times New Roman"/>
          <w:sz w:val="28"/>
          <w:szCs w:val="28"/>
        </w:rPr>
        <w:t>].</w:t>
      </w:r>
    </w:p>
    <w:p w14:paraId="5731D1B8" w14:textId="3C3E325E" w:rsidR="00A02909" w:rsidRPr="00A02909" w:rsidRDefault="00A02909" w:rsidP="00A02909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A02909">
        <w:rPr>
          <w:rFonts w:ascii="Times New Roman" w:hAnsi="Times New Roman"/>
          <w:sz w:val="28"/>
          <w:szCs w:val="28"/>
        </w:rPr>
        <w:t>Зрительные нагрузки также играют значительную роль. Постоянная работа за компьютером вызывает утомление глаз, сухость, покраснение и раздражение. Длительное напряжение может привести к временному ухудшению зрения, а воздействие синего света от экранов нарушает циркадные ритмы и ухудшает качество сна.</w:t>
      </w:r>
    </w:p>
    <w:p w14:paraId="249EC7E1" w14:textId="59D314AC" w:rsidR="00A02909" w:rsidRPr="00A02909" w:rsidRDefault="00A02909" w:rsidP="00A02909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A02909">
        <w:rPr>
          <w:rFonts w:ascii="Times New Roman" w:hAnsi="Times New Roman"/>
          <w:sz w:val="28"/>
          <w:szCs w:val="28"/>
        </w:rPr>
        <w:t xml:space="preserve">Электромагнитное излучение от мониторов и других электронных устройств также представляет угрозу. Продолжительное воздействие этого </w:t>
      </w:r>
      <w:r w:rsidRPr="00A02909">
        <w:rPr>
          <w:rFonts w:ascii="Times New Roman" w:hAnsi="Times New Roman"/>
          <w:sz w:val="28"/>
          <w:szCs w:val="28"/>
        </w:rPr>
        <w:lastRenderedPageBreak/>
        <w:t xml:space="preserve">излучения может вызывать головные боли, усталость и общую слабость. Кроме того, шум в офисе, будь то от техники или разговоров коллег, повышает утомляемость и снижает концентрацию </w:t>
      </w:r>
      <w:r w:rsidRPr="009F5AAA">
        <w:rPr>
          <w:rFonts w:ascii="Times New Roman" w:hAnsi="Times New Roman"/>
          <w:sz w:val="28"/>
          <w:szCs w:val="28"/>
        </w:rPr>
        <w:t>[</w:t>
      </w:r>
      <w:r w:rsidR="004D6E35">
        <w:rPr>
          <w:rFonts w:ascii="Times New Roman" w:hAnsi="Times New Roman"/>
          <w:sz w:val="28"/>
          <w:szCs w:val="28"/>
        </w:rPr>
        <w:t>8</w:t>
      </w:r>
      <w:r w:rsidRPr="009F5AAA">
        <w:rPr>
          <w:rFonts w:ascii="Times New Roman" w:hAnsi="Times New Roman"/>
          <w:sz w:val="28"/>
          <w:szCs w:val="28"/>
        </w:rPr>
        <w:t>]</w:t>
      </w:r>
      <w:r w:rsidRPr="00A02909">
        <w:rPr>
          <w:rFonts w:ascii="Times New Roman" w:hAnsi="Times New Roman"/>
          <w:sz w:val="28"/>
          <w:szCs w:val="28"/>
        </w:rPr>
        <w:t>.</w:t>
      </w:r>
    </w:p>
    <w:p w14:paraId="5349380E" w14:textId="742F6D67" w:rsidR="00A02909" w:rsidRPr="00A02909" w:rsidRDefault="00A02909" w:rsidP="00A02909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A02909">
        <w:rPr>
          <w:rFonts w:ascii="Times New Roman" w:hAnsi="Times New Roman"/>
          <w:sz w:val="28"/>
          <w:szCs w:val="28"/>
        </w:rPr>
        <w:t>Психологические нагрузки на рабочем месте могут быть не менее вредными. Высокие требования к производительности, жесткие сроки выполнения задач и конфликты на работе вызывают стресс и способствуют развитию профессионального выгорания. Плохая вентиляция и качество воздуха также могут приводить к головным болям, усталости и респираторным проблемам.</w:t>
      </w:r>
    </w:p>
    <w:p w14:paraId="62A9F468" w14:textId="7E629EAC" w:rsidR="00A02909" w:rsidRPr="00B457A9" w:rsidRDefault="00A02909" w:rsidP="00A02909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A02909">
        <w:rPr>
          <w:rFonts w:ascii="Times New Roman" w:hAnsi="Times New Roman"/>
          <w:sz w:val="28"/>
          <w:szCs w:val="28"/>
        </w:rPr>
        <w:t>Эргономические аспекты, такие как неправильное размещение оборудования и мебели, также значимы. Неподходящие кресла и столы вызывают дискомфорт и боли в спине и шее. Работа с химическими веществами, например, чистящими средствами, может вызвать кожные раздражения и аллергические реакции</w:t>
      </w:r>
      <w:r w:rsidR="00B457A9" w:rsidRPr="00B457A9">
        <w:rPr>
          <w:rFonts w:ascii="Times New Roman" w:hAnsi="Times New Roman"/>
          <w:sz w:val="28"/>
          <w:szCs w:val="28"/>
        </w:rPr>
        <w:t>[</w:t>
      </w:r>
      <w:r w:rsidR="004D6E35">
        <w:rPr>
          <w:rFonts w:ascii="Times New Roman" w:hAnsi="Times New Roman"/>
          <w:sz w:val="28"/>
          <w:szCs w:val="28"/>
        </w:rPr>
        <w:t>9</w:t>
      </w:r>
      <w:r w:rsidR="00B457A9" w:rsidRPr="00B457A9">
        <w:rPr>
          <w:rFonts w:ascii="Times New Roman" w:hAnsi="Times New Roman"/>
          <w:sz w:val="28"/>
          <w:szCs w:val="28"/>
        </w:rPr>
        <w:t>].</w:t>
      </w:r>
    </w:p>
    <w:p w14:paraId="7B787F4B" w14:textId="63A4B4C7" w:rsidR="00A02909" w:rsidRDefault="00A02909" w:rsidP="00A02909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A02909">
        <w:rPr>
          <w:rFonts w:ascii="Times New Roman" w:hAnsi="Times New Roman"/>
          <w:sz w:val="28"/>
          <w:szCs w:val="28"/>
        </w:rPr>
        <w:t>Недостаток разнообразия в работе и выполнение однообразных задач снижают мотивацию и могут способствовать развитию профессионального выгорания. Все эти факторы должны учитываться при организации рабочего места и разработке программ охраны труда, направленных на улучшение условий труда и повышение благополучия сотрудников.</w:t>
      </w:r>
    </w:p>
    <w:p w14:paraId="40B829FC" w14:textId="77777777" w:rsidR="00A02909" w:rsidRDefault="00A02909" w:rsidP="00A02909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4B47BFDC" w14:textId="561B96E4" w:rsidR="00641379" w:rsidRPr="00090750" w:rsidRDefault="00641379" w:rsidP="0087151E">
      <w:pPr>
        <w:pStyle w:val="2"/>
        <w:spacing w:before="0" w:line="360" w:lineRule="auto"/>
        <w:ind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090750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bookmarkStart w:id="57" w:name="_Toc168921892"/>
      <w:r w:rsidRPr="00090750">
        <w:rPr>
          <w:rFonts w:ascii="Times New Roman" w:hAnsi="Times New Roman" w:cs="Times New Roman"/>
          <w:b/>
          <w:bCs/>
          <w:color w:val="auto"/>
          <w:sz w:val="28"/>
          <w:szCs w:val="28"/>
        </w:rPr>
        <w:t>4.3 Общие мероприятия по обеспечению безопасности на рабочем месте</w:t>
      </w:r>
      <w:bookmarkEnd w:id="57"/>
    </w:p>
    <w:p w14:paraId="027B1016" w14:textId="77777777" w:rsidR="006961E4" w:rsidRDefault="006961E4" w:rsidP="006961E4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6961E4">
        <w:rPr>
          <w:rFonts w:ascii="Times New Roman" w:hAnsi="Times New Roman"/>
          <w:sz w:val="28"/>
          <w:szCs w:val="28"/>
        </w:rPr>
        <w:t>Меры по снижению воздействия вредных факторов на рабочем месте включают несколько важных аспектов. Один из них – оптимальный выбор эргономических параметров мониторов, что включает в себя правильную регулировку высоты и угла наклона, а также выбор экранов с высоким разрешением и низким уровнем излучения. Это помогает уменьшить зрительное утомление и предотвратить проблемы со зрением.</w:t>
      </w:r>
    </w:p>
    <w:p w14:paraId="7029F25A" w14:textId="3E620780" w:rsidR="006961E4" w:rsidRPr="006961E4" w:rsidRDefault="006961E4" w:rsidP="006961E4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6961E4">
        <w:rPr>
          <w:rFonts w:ascii="Times New Roman" w:hAnsi="Times New Roman"/>
          <w:sz w:val="28"/>
          <w:szCs w:val="28"/>
        </w:rPr>
        <w:t xml:space="preserve">Организация рабочего места для обеспечения электромагнитной безопасности также играет ключевую роль. Это включает в себя правильное </w:t>
      </w:r>
      <w:r w:rsidRPr="006961E4">
        <w:rPr>
          <w:rFonts w:ascii="Times New Roman" w:hAnsi="Times New Roman"/>
          <w:sz w:val="28"/>
          <w:szCs w:val="28"/>
        </w:rPr>
        <w:lastRenderedPageBreak/>
        <w:t>размещение электронных устройств, использование экранов защиты и минимизацию времени, проведенного в непосредственной близости от источников излучения. Таким образом, можно значительно снизить воздействие электромагнитных полей на сотрудников.</w:t>
      </w:r>
    </w:p>
    <w:p w14:paraId="79117466" w14:textId="4B7971FB" w:rsidR="006961E4" w:rsidRPr="006961E4" w:rsidRDefault="006961E4" w:rsidP="006961E4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6961E4">
        <w:rPr>
          <w:rFonts w:ascii="Times New Roman" w:hAnsi="Times New Roman"/>
          <w:sz w:val="28"/>
          <w:szCs w:val="28"/>
        </w:rPr>
        <w:t xml:space="preserve">Профилактика зрительного утомления достигается за счет регулярных перерывов, выполнения упражнений для глаз и использования специализированных очков или экранов с фильтрами синего света. Эти меры способствуют снижению напряжения глаз и предотвращению ухудшения зрения. </w:t>
      </w:r>
    </w:p>
    <w:p w14:paraId="23DBF6B0" w14:textId="366E8DD9" w:rsidR="006961E4" w:rsidRPr="006961E4" w:rsidRDefault="006961E4" w:rsidP="006961E4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6961E4">
        <w:rPr>
          <w:rFonts w:ascii="Times New Roman" w:hAnsi="Times New Roman"/>
          <w:sz w:val="28"/>
          <w:szCs w:val="28"/>
        </w:rPr>
        <w:t xml:space="preserve">Обеспечение адекватного освещения и аэроионного режима также важно для комфортной и здоровой работы. Хорошее освещение предотвращает напряжение глаз, а правильная вентиляция и кондиционирование воздуха улучшают качество воздуха в помещении, что способствует общему благополучию сотрудников. </w:t>
      </w:r>
    </w:p>
    <w:p w14:paraId="2E71260E" w14:textId="45CDA580" w:rsidR="00365EC0" w:rsidRDefault="006961E4" w:rsidP="00365EC0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6961E4">
        <w:rPr>
          <w:rFonts w:ascii="Times New Roman" w:hAnsi="Times New Roman"/>
          <w:sz w:val="28"/>
          <w:szCs w:val="28"/>
        </w:rPr>
        <w:t>Наконец, обеспечение пожарной безопасности включает в себя регулярные проверки и обслуживание пожарной сигнализации и систем тушения, обучение сотрудников действиям в случае пожара и правильное размещение огнетушителей и других средств пожаротушения. Это помогает предотвратить несчастные случаи и защитить сотрудников и имущество компании.</w:t>
      </w:r>
    </w:p>
    <w:p w14:paraId="7D530519" w14:textId="77777777" w:rsidR="00365EC0" w:rsidRDefault="00365EC0" w:rsidP="00365EC0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3800E5C7" w14:textId="328FB5A2" w:rsidR="00365EC0" w:rsidRDefault="00EE52A8" w:rsidP="009F5AAA">
      <w:pPr>
        <w:tabs>
          <w:tab w:val="left" w:pos="993"/>
        </w:tabs>
        <w:spacing w:after="0" w:line="360" w:lineRule="auto"/>
        <w:ind w:firstLine="709"/>
        <w:jc w:val="both"/>
        <w:rPr>
          <w:b/>
          <w:spacing w:val="2"/>
          <w:sz w:val="28"/>
          <w:szCs w:val="28"/>
        </w:rPr>
      </w:pPr>
      <w:r>
        <w:rPr>
          <w:rFonts w:ascii="Times New Roman" w:hAnsi="Times New Roman"/>
          <w:b/>
          <w:spacing w:val="2"/>
          <w:sz w:val="28"/>
          <w:szCs w:val="28"/>
        </w:rPr>
        <w:t>Выводы</w:t>
      </w:r>
    </w:p>
    <w:p w14:paraId="157BE6A7" w14:textId="2ED4A1BF" w:rsidR="00365EC0" w:rsidRDefault="00365EC0" w:rsidP="00365EC0">
      <w:pPr>
        <w:spacing w:after="0" w:line="360" w:lineRule="auto"/>
        <w:ind w:firstLine="709"/>
        <w:jc w:val="both"/>
        <w:rPr>
          <w:rFonts w:ascii="Times New Roman" w:hAnsi="Times New Roman"/>
          <w:bCs/>
          <w:color w:val="000000" w:themeColor="text1"/>
          <w:spacing w:val="2"/>
          <w:sz w:val="28"/>
          <w:szCs w:val="28"/>
        </w:rPr>
      </w:pPr>
      <w:r>
        <w:rPr>
          <w:rFonts w:ascii="Times New Roman" w:hAnsi="Times New Roman"/>
          <w:bCs/>
          <w:color w:val="000000" w:themeColor="text1"/>
          <w:spacing w:val="2"/>
          <w:sz w:val="28"/>
          <w:szCs w:val="28"/>
        </w:rPr>
        <w:t xml:space="preserve">Четвертая глава была посвящена возможным опасностям и вредоносному воздействию на человека при использовании сети Интернет. </w:t>
      </w:r>
    </w:p>
    <w:p w14:paraId="2F7FEF40" w14:textId="77777777" w:rsidR="00DE0259" w:rsidRPr="00DE0259" w:rsidRDefault="00DE0259" w:rsidP="00365EC0">
      <w:pPr>
        <w:spacing w:after="0" w:line="360" w:lineRule="auto"/>
        <w:ind w:firstLine="709"/>
        <w:jc w:val="both"/>
        <w:rPr>
          <w:rFonts w:ascii="Times New Roman" w:hAnsi="Times New Roman"/>
          <w:bCs/>
          <w:color w:val="000000" w:themeColor="text1"/>
          <w:spacing w:val="2"/>
          <w:sz w:val="36"/>
          <w:szCs w:val="36"/>
        </w:rPr>
      </w:pPr>
      <w:r w:rsidRPr="00DE0259">
        <w:rPr>
          <w:rFonts w:ascii="Times New Roman" w:hAnsi="Times New Roman"/>
          <w:sz w:val="28"/>
          <w:szCs w:val="28"/>
        </w:rPr>
        <w:t xml:space="preserve">Разработка и эксплуатация информационной системы требует соблюдения требований безопасности жизнедеятельности для обеспечения комфортных и безопасных условий труда. Основные риски для IT-специалистов связаны с сидячим образом жизни, который может привести к различным заболеваниям и проблемам со здоровьем. Для обеспечения безопасности на рабочем месте необходимо учитывать разнообразные </w:t>
      </w:r>
      <w:r w:rsidRPr="00DE0259">
        <w:rPr>
          <w:rFonts w:ascii="Times New Roman" w:hAnsi="Times New Roman"/>
          <w:sz w:val="28"/>
          <w:szCs w:val="28"/>
        </w:rPr>
        <w:lastRenderedPageBreak/>
        <w:t>опасные и вредные факторы, такие как длительные статические нагрузки, зрительные нагрузки, электромагнитное излучение, психологические нагрузки и эргономические аспекты.</w:t>
      </w:r>
      <w:r w:rsidRPr="00DE0259">
        <w:rPr>
          <w:rFonts w:ascii="Times New Roman" w:hAnsi="Times New Roman"/>
          <w:bCs/>
          <w:color w:val="000000" w:themeColor="text1"/>
          <w:spacing w:val="2"/>
          <w:sz w:val="36"/>
          <w:szCs w:val="36"/>
        </w:rPr>
        <w:t xml:space="preserve"> </w:t>
      </w:r>
    </w:p>
    <w:p w14:paraId="01A3CEB0" w14:textId="182DC8E0" w:rsidR="00365EC0" w:rsidRPr="00BF5F65" w:rsidRDefault="00365EC0" w:rsidP="00365EC0">
      <w:pPr>
        <w:spacing w:after="0" w:line="360" w:lineRule="auto"/>
        <w:ind w:firstLine="709"/>
        <w:jc w:val="both"/>
        <w:rPr>
          <w:rFonts w:ascii="Times New Roman" w:hAnsi="Times New Roman"/>
          <w:bCs/>
          <w:color w:val="000000" w:themeColor="text1"/>
          <w:spacing w:val="2"/>
          <w:sz w:val="28"/>
          <w:szCs w:val="28"/>
        </w:rPr>
      </w:pPr>
      <w:r>
        <w:rPr>
          <w:rFonts w:ascii="Times New Roman" w:hAnsi="Times New Roman"/>
          <w:bCs/>
          <w:color w:val="000000" w:themeColor="text1"/>
          <w:spacing w:val="2"/>
          <w:sz w:val="28"/>
          <w:szCs w:val="28"/>
        </w:rPr>
        <w:t>Основываясь на приведенных сведениях, были выявлены наиболее оптимальные условия труда на рабочем месте. Сформированы правела соблюдение которых минимизирует получаемый вред и снизит риск опасных для жизни ситуаций.</w:t>
      </w:r>
    </w:p>
    <w:p w14:paraId="11762D5C" w14:textId="043CE705" w:rsidR="004D4BF1" w:rsidRDefault="004D4BF1">
      <w:pPr>
        <w:spacing w:after="160" w:line="259" w:lineRule="auto"/>
        <w:rPr>
          <w:rFonts w:ascii="Times New Roman" w:hAnsi="Times New Roman"/>
          <w:b/>
          <w:bCs/>
          <w:sz w:val="28"/>
          <w:szCs w:val="28"/>
        </w:rPr>
      </w:pPr>
    </w:p>
    <w:p w14:paraId="51E37709" w14:textId="77777777" w:rsidR="00DE0259" w:rsidRDefault="00DE0259">
      <w:pPr>
        <w:spacing w:after="160" w:line="259" w:lineRule="auto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br w:type="page"/>
      </w:r>
    </w:p>
    <w:p w14:paraId="51E93EE4" w14:textId="77777777" w:rsidR="00DE0259" w:rsidRPr="00090750" w:rsidRDefault="00DE0259" w:rsidP="0087151E">
      <w:pPr>
        <w:pStyle w:val="1"/>
        <w:spacing w:before="0" w:line="360" w:lineRule="auto"/>
        <w:ind w:firstLine="709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58" w:name="_Toc75476935"/>
      <w:bookmarkStart w:id="59" w:name="_Toc75476314"/>
      <w:bookmarkStart w:id="60" w:name="_Toc75476252"/>
      <w:bookmarkStart w:id="61" w:name="_Toc168921893"/>
      <w:r w:rsidRPr="00090750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ЗАКЛЮЧЕНИЕ</w:t>
      </w:r>
      <w:bookmarkEnd w:id="58"/>
      <w:bookmarkEnd w:id="59"/>
      <w:bookmarkEnd w:id="60"/>
      <w:bookmarkEnd w:id="61"/>
    </w:p>
    <w:p w14:paraId="34B170AC" w14:textId="72DE9732" w:rsidR="00027671" w:rsidRPr="00027671" w:rsidRDefault="009F5AAA" w:rsidP="00E45D71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 заключении</w:t>
      </w:r>
      <w:r w:rsidR="00027671" w:rsidRPr="00027671">
        <w:rPr>
          <w:rFonts w:ascii="Times New Roman" w:hAnsi="Times New Roman"/>
          <w:sz w:val="28"/>
          <w:szCs w:val="28"/>
        </w:rPr>
        <w:t xml:space="preserve"> данно</w:t>
      </w:r>
      <w:r w:rsidR="00027671">
        <w:rPr>
          <w:rFonts w:ascii="Times New Roman" w:hAnsi="Times New Roman"/>
          <w:sz w:val="28"/>
          <w:szCs w:val="28"/>
        </w:rPr>
        <w:t>го</w:t>
      </w:r>
      <w:r w:rsidR="00027671" w:rsidRPr="00027671">
        <w:rPr>
          <w:rFonts w:ascii="Times New Roman" w:hAnsi="Times New Roman"/>
          <w:sz w:val="28"/>
          <w:szCs w:val="28"/>
        </w:rPr>
        <w:t xml:space="preserve"> дипломно</w:t>
      </w:r>
      <w:r w:rsidR="00027671">
        <w:rPr>
          <w:rFonts w:ascii="Times New Roman" w:hAnsi="Times New Roman"/>
          <w:sz w:val="28"/>
          <w:szCs w:val="28"/>
        </w:rPr>
        <w:t>го проекта</w:t>
      </w:r>
      <w:r w:rsidR="00027671" w:rsidRPr="00027671">
        <w:rPr>
          <w:rFonts w:ascii="Times New Roman" w:hAnsi="Times New Roman"/>
          <w:sz w:val="28"/>
          <w:szCs w:val="28"/>
        </w:rPr>
        <w:t xml:space="preserve"> подводятся итоги разработки информационной подсистемы для контроля поручений сотрудников. Разработанная система демонстрирует высокую эффективность и соответствие поставленным требованиям. Основные преимущества системы включают снижение затрат на сопровождение, повышение скорости обработки информации и надежности функционирования. </w:t>
      </w:r>
    </w:p>
    <w:p w14:paraId="240A6481" w14:textId="0D1AEBB5" w:rsidR="00027671" w:rsidRPr="00027671" w:rsidRDefault="00027671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027671">
        <w:rPr>
          <w:rFonts w:ascii="Times New Roman" w:hAnsi="Times New Roman"/>
          <w:sz w:val="28"/>
          <w:szCs w:val="28"/>
        </w:rPr>
        <w:t>В ходе работы был проведен всесторонний анализ существующих систем управления задачами. Исследование выявило основные преимущества и недостатки таких систем, что позволило сформулировать набор требований к новой информационной подсистеме. Были разработаны как логические, так и физические модели данных для описания сущностей предметной области, их атрибутов и взаимосвязей. Это облегчило процесс хранения данных в базе системы.</w:t>
      </w:r>
    </w:p>
    <w:p w14:paraId="242FF3FA" w14:textId="52CC50A7" w:rsidR="00E45D71" w:rsidRPr="00E45D71" w:rsidRDefault="00E45D71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E45D71">
        <w:rPr>
          <w:rFonts w:ascii="Times New Roman" w:hAnsi="Times New Roman"/>
          <w:sz w:val="28"/>
          <w:szCs w:val="28"/>
        </w:rPr>
        <w:t>Исходя из результатов аналитической работы, были созданы методические указания, охватывающие основные принципы разработки системы, включая её удобство в применении, возможность расширения, интеграцию с существующими решениями и обеспечение надежности. Эти указания легли в фундамент проектирования архитектуры и функциональности информационной системы.</w:t>
      </w:r>
    </w:p>
    <w:p w14:paraId="22A005C0" w14:textId="439FF613" w:rsidR="00E45D71" w:rsidRDefault="00E45D71" w:rsidP="00E45D71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E45D71">
        <w:rPr>
          <w:rFonts w:ascii="Times New Roman" w:hAnsi="Times New Roman"/>
          <w:sz w:val="28"/>
          <w:szCs w:val="28"/>
        </w:rPr>
        <w:t xml:space="preserve">В ходе проекта также была разработана информационная </w:t>
      </w:r>
      <w:r>
        <w:rPr>
          <w:rFonts w:ascii="Times New Roman" w:hAnsi="Times New Roman"/>
          <w:sz w:val="28"/>
          <w:szCs w:val="28"/>
        </w:rPr>
        <w:t>под</w:t>
      </w:r>
      <w:r w:rsidRPr="00E45D71">
        <w:rPr>
          <w:rFonts w:ascii="Times New Roman" w:hAnsi="Times New Roman"/>
          <w:sz w:val="28"/>
          <w:szCs w:val="28"/>
        </w:rPr>
        <w:t>система, которая обладает возможностями мониторинга выполнения задач и управления рабочими процессами. Были выявлены и устранены некоторые ошибки, касающиеся интерфейса и производительности, после чего были внесены улучшения, повысившие общее качество работы и удобство использования системы.</w:t>
      </w:r>
    </w:p>
    <w:p w14:paraId="717AF44B" w14:textId="033EFDEC" w:rsidR="00027671" w:rsidRPr="00027671" w:rsidRDefault="00E45D71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E45D71">
        <w:rPr>
          <w:rFonts w:ascii="Times New Roman" w:hAnsi="Times New Roman"/>
          <w:sz w:val="28"/>
          <w:szCs w:val="28"/>
        </w:rPr>
        <w:t xml:space="preserve"> </w:t>
      </w:r>
      <w:r w:rsidR="00027671" w:rsidRPr="00027671">
        <w:rPr>
          <w:rFonts w:ascii="Times New Roman" w:hAnsi="Times New Roman"/>
          <w:sz w:val="28"/>
          <w:szCs w:val="28"/>
        </w:rPr>
        <w:t xml:space="preserve">Оценка экономической эффективности разработанной подсистемы показала значительное сокращение затрат на сопровождение задач и повышение скорости обработки информации. Внедрение подсистемы позволило улучшить координацию работы сотрудников, повысить их </w:t>
      </w:r>
      <w:r w:rsidR="00027671" w:rsidRPr="00027671">
        <w:rPr>
          <w:rFonts w:ascii="Times New Roman" w:hAnsi="Times New Roman"/>
          <w:sz w:val="28"/>
          <w:szCs w:val="28"/>
        </w:rPr>
        <w:lastRenderedPageBreak/>
        <w:t>продуктивность и качество выполнения задач. Полная себестоимость разработки и применения информационной подсистемы оказалась экономически выгодной, с быстрой окупаемостью и значительными доходами компании.</w:t>
      </w:r>
    </w:p>
    <w:p w14:paraId="73831A51" w14:textId="02BBA9B4" w:rsidR="00027671" w:rsidRPr="00027671" w:rsidRDefault="00027671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027671">
        <w:rPr>
          <w:rFonts w:ascii="Times New Roman" w:hAnsi="Times New Roman"/>
          <w:sz w:val="28"/>
          <w:szCs w:val="28"/>
        </w:rPr>
        <w:t>Важным аспектом разработки было также обеспечение безопасности и экологичности системы. Были рассмотрены условия, поддержание которых необходимо на рабочем месте, и внедрены меры для создания комфортных и безопасных условий работы с подсистемой.</w:t>
      </w:r>
    </w:p>
    <w:p w14:paraId="108BB3F6" w14:textId="2A76EBE9" w:rsidR="00027671" w:rsidRPr="00027671" w:rsidRDefault="00027671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027671">
        <w:rPr>
          <w:rFonts w:ascii="Times New Roman" w:hAnsi="Times New Roman"/>
          <w:sz w:val="28"/>
          <w:szCs w:val="28"/>
        </w:rPr>
        <w:t>Перспективы дальнейшего развития включают модернизацию и расширение функционала системы. Планируется внедрение дополнительных возможностей</w:t>
      </w:r>
      <w:r w:rsidR="005627D5">
        <w:rPr>
          <w:rFonts w:ascii="Times New Roman" w:hAnsi="Times New Roman"/>
          <w:sz w:val="28"/>
          <w:szCs w:val="28"/>
        </w:rPr>
        <w:t>.</w:t>
      </w:r>
    </w:p>
    <w:p w14:paraId="47D47602" w14:textId="5A839392" w:rsidR="00027671" w:rsidRDefault="00027671" w:rsidP="00027671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027671">
        <w:rPr>
          <w:rFonts w:ascii="Times New Roman" w:hAnsi="Times New Roman"/>
          <w:sz w:val="28"/>
          <w:szCs w:val="28"/>
        </w:rPr>
        <w:t>Таким образом, разработанная информационная подсистема для контроля поручений сотрудников является эффективным инструментом для автоматизации и оптимизации управления задачами в современной организации. Это подтверждает актуальность и практическую значимость данной работы, что позволяет рекомендовать систему для широкого использования в различных компаниях, стремящихся повысить эффективность своих рабочих процессов и адаптироваться к современным требованиям рынка.</w:t>
      </w:r>
    </w:p>
    <w:p w14:paraId="7DF7FFFE" w14:textId="77777777" w:rsidR="00DE0259" w:rsidRPr="00641379" w:rsidRDefault="00DE0259" w:rsidP="00DE0259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3A811661" w14:textId="5A2FA220" w:rsidR="00DE0259" w:rsidRDefault="00DE0259">
      <w:pPr>
        <w:spacing w:after="160" w:line="259" w:lineRule="auto"/>
        <w:rPr>
          <w:rFonts w:ascii="Times New Roman" w:eastAsiaTheme="majorEastAsia" w:hAnsi="Times New Roman"/>
          <w:b/>
          <w:sz w:val="28"/>
          <w:szCs w:val="28"/>
          <w:lang w:eastAsia="ru-RU"/>
        </w:rPr>
      </w:pPr>
      <w:bookmarkStart w:id="62" w:name="_Toc75476936"/>
      <w:bookmarkStart w:id="63" w:name="_Toc75476315"/>
      <w:bookmarkStart w:id="64" w:name="_Toc75476253"/>
      <w:r>
        <w:rPr>
          <w:rFonts w:ascii="Times New Roman" w:hAnsi="Times New Roman"/>
          <w:b/>
          <w:sz w:val="28"/>
          <w:szCs w:val="28"/>
          <w:lang w:eastAsia="ru-RU"/>
        </w:rPr>
        <w:br w:type="page"/>
      </w:r>
    </w:p>
    <w:p w14:paraId="5021B9A6" w14:textId="7C1E892A" w:rsidR="009F5479" w:rsidRDefault="009F5479" w:rsidP="00DE0259">
      <w:pPr>
        <w:pStyle w:val="1"/>
        <w:spacing w:before="0"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  <w:lang w:eastAsia="ru-RU"/>
        </w:rPr>
      </w:pPr>
      <w:bookmarkStart w:id="65" w:name="_Toc168921894"/>
      <w:r>
        <w:rPr>
          <w:rFonts w:ascii="Times New Roman" w:hAnsi="Times New Roman" w:cs="Times New Roman"/>
          <w:b/>
          <w:color w:val="auto"/>
          <w:sz w:val="28"/>
          <w:szCs w:val="28"/>
          <w:lang w:eastAsia="ru-RU"/>
        </w:rPr>
        <w:lastRenderedPageBreak/>
        <w:t>СПИСОК ИСПОЛЬЗУЕМЫХ ИСТОЧНИКОВ</w:t>
      </w:r>
      <w:bookmarkStart w:id="66" w:name="_Hlk74436649"/>
      <w:bookmarkEnd w:id="62"/>
      <w:bookmarkEnd w:id="63"/>
      <w:bookmarkEnd w:id="64"/>
      <w:bookmarkEnd w:id="65"/>
      <w:bookmarkEnd w:id="66"/>
    </w:p>
    <w:p w14:paraId="6EB650FA" w14:textId="11885902" w:rsidR="00B11E50" w:rsidRPr="004D6E35" w:rsidRDefault="00B11E50" w:rsidP="004D6E35">
      <w:pPr>
        <w:pStyle w:val="a3"/>
        <w:numPr>
          <w:ilvl w:val="0"/>
          <w:numId w:val="30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4D6E35">
        <w:rPr>
          <w:rFonts w:ascii="Times New Roman" w:hAnsi="Times New Roman"/>
          <w:sz w:val="28"/>
          <w:szCs w:val="28"/>
        </w:rPr>
        <w:t xml:space="preserve">Северокавказский федеральный университет [Электронный ресурс]. </w:t>
      </w:r>
      <w:r w:rsidRPr="004D6E35">
        <w:rPr>
          <w:rFonts w:ascii="Times New Roman" w:hAnsi="Times New Roman"/>
          <w:sz w:val="28"/>
          <w:szCs w:val="28"/>
          <w:lang w:val="en-US"/>
        </w:rPr>
        <w:t>URL</w:t>
      </w:r>
      <w:r w:rsidRPr="004D6E35">
        <w:rPr>
          <w:rFonts w:ascii="Times New Roman" w:hAnsi="Times New Roman"/>
          <w:sz w:val="28"/>
          <w:szCs w:val="28"/>
        </w:rPr>
        <w:t xml:space="preserve">: </w:t>
      </w:r>
      <w:r w:rsidR="006E4F0E" w:rsidRPr="004D6E35">
        <w:rPr>
          <w:rFonts w:ascii="Times New Roman" w:hAnsi="Times New Roman"/>
          <w:sz w:val="28"/>
          <w:szCs w:val="28"/>
          <w:lang w:val="en-US"/>
        </w:rPr>
        <w:t>https</w:t>
      </w:r>
      <w:r w:rsidR="006E4F0E" w:rsidRPr="004D6E35">
        <w:rPr>
          <w:rFonts w:ascii="Times New Roman" w:hAnsi="Times New Roman"/>
          <w:sz w:val="28"/>
          <w:szCs w:val="28"/>
        </w:rPr>
        <w:t>://</w:t>
      </w:r>
      <w:proofErr w:type="spellStart"/>
      <w:r w:rsidR="006E4F0E" w:rsidRPr="004D6E35">
        <w:rPr>
          <w:rFonts w:ascii="Times New Roman" w:hAnsi="Times New Roman"/>
          <w:sz w:val="28"/>
          <w:szCs w:val="28"/>
          <w:lang w:val="en-US"/>
        </w:rPr>
        <w:t>ncfu</w:t>
      </w:r>
      <w:proofErr w:type="spellEnd"/>
      <w:r w:rsidR="006E4F0E" w:rsidRPr="004D6E35">
        <w:rPr>
          <w:rFonts w:ascii="Times New Roman" w:hAnsi="Times New Roman"/>
          <w:sz w:val="28"/>
          <w:szCs w:val="28"/>
        </w:rPr>
        <w:t>.</w:t>
      </w:r>
      <w:proofErr w:type="spellStart"/>
      <w:r w:rsidR="006E4F0E" w:rsidRPr="004D6E35">
        <w:rPr>
          <w:rFonts w:ascii="Times New Roman" w:hAnsi="Times New Roman"/>
          <w:sz w:val="28"/>
          <w:szCs w:val="28"/>
          <w:lang w:val="en-US"/>
        </w:rPr>
        <w:t>ru</w:t>
      </w:r>
      <w:proofErr w:type="spellEnd"/>
      <w:r w:rsidR="006E4F0E" w:rsidRPr="004D6E35">
        <w:rPr>
          <w:rFonts w:ascii="Times New Roman" w:hAnsi="Times New Roman"/>
          <w:sz w:val="28"/>
          <w:szCs w:val="28"/>
        </w:rPr>
        <w:t>/</w:t>
      </w:r>
    </w:p>
    <w:p w14:paraId="711A26DD" w14:textId="71DEDA01" w:rsidR="00B11E50" w:rsidRPr="004D6E35" w:rsidRDefault="00B11E50" w:rsidP="004D6E35">
      <w:pPr>
        <w:pStyle w:val="a3"/>
        <w:numPr>
          <w:ilvl w:val="0"/>
          <w:numId w:val="30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  <w:lang w:val="en-US"/>
        </w:rPr>
      </w:pPr>
      <w:r w:rsidRPr="004D6E35">
        <w:rPr>
          <w:rFonts w:ascii="Times New Roman" w:hAnsi="Times New Roman"/>
          <w:sz w:val="28"/>
          <w:szCs w:val="28"/>
        </w:rPr>
        <w:t xml:space="preserve">Северокавказский федеральный университет [Электронный ресурс]. </w:t>
      </w:r>
      <w:r w:rsidRPr="004D6E35">
        <w:rPr>
          <w:rFonts w:ascii="Times New Roman" w:hAnsi="Times New Roman"/>
          <w:sz w:val="28"/>
          <w:szCs w:val="28"/>
          <w:lang w:val="en-US"/>
        </w:rPr>
        <w:t xml:space="preserve">URL: </w:t>
      </w:r>
      <w:hyperlink r:id="rId40" w:history="1">
        <w:r w:rsidR="009F292F" w:rsidRPr="004D6E35">
          <w:rPr>
            <w:rStyle w:val="a5"/>
            <w:rFonts w:ascii="Times New Roman" w:hAnsi="Times New Roman"/>
            <w:color w:val="auto"/>
            <w:sz w:val="28"/>
            <w:szCs w:val="28"/>
            <w:u w:val="none"/>
            <w:lang w:val="en-US"/>
          </w:rPr>
          <w:t>https://ncfu.ru/university/struct/</w:t>
        </w:r>
      </w:hyperlink>
    </w:p>
    <w:p w14:paraId="5C9F861C" w14:textId="01B7263E" w:rsidR="009F292F" w:rsidRPr="004D6E35" w:rsidRDefault="008257AB" w:rsidP="004D6E35">
      <w:pPr>
        <w:pStyle w:val="a3"/>
        <w:numPr>
          <w:ilvl w:val="0"/>
          <w:numId w:val="30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  <w:lang w:val="en-US"/>
        </w:rPr>
      </w:pPr>
      <w:r w:rsidRPr="004D6E35">
        <w:rPr>
          <w:rFonts w:ascii="Times New Roman" w:hAnsi="Times New Roman"/>
          <w:sz w:val="28"/>
          <w:szCs w:val="28"/>
        </w:rPr>
        <w:t>Сидоров, К. С. (2008). Базы данных: Учебное пособие. БХВ-Петербург.</w:t>
      </w:r>
    </w:p>
    <w:p w14:paraId="21EED2C7" w14:textId="77777777" w:rsidR="00040C02" w:rsidRPr="004D6E35" w:rsidRDefault="00040C02" w:rsidP="004D6E35">
      <w:pPr>
        <w:pStyle w:val="a3"/>
        <w:numPr>
          <w:ilvl w:val="0"/>
          <w:numId w:val="30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proofErr w:type="spellStart"/>
      <w:r w:rsidRPr="004D6E35">
        <w:rPr>
          <w:rFonts w:ascii="Times New Roman" w:hAnsi="Times New Roman"/>
          <w:sz w:val="28"/>
          <w:szCs w:val="28"/>
        </w:rPr>
        <w:t>Албахари</w:t>
      </w:r>
      <w:proofErr w:type="spellEnd"/>
      <w:r w:rsidRPr="004D6E35">
        <w:rPr>
          <w:rFonts w:ascii="Times New Roman" w:hAnsi="Times New Roman"/>
          <w:sz w:val="28"/>
          <w:szCs w:val="28"/>
        </w:rPr>
        <w:t xml:space="preserve"> Дж., </w:t>
      </w:r>
      <w:proofErr w:type="spellStart"/>
      <w:r w:rsidRPr="004D6E35">
        <w:rPr>
          <w:rFonts w:ascii="Times New Roman" w:hAnsi="Times New Roman"/>
          <w:sz w:val="28"/>
          <w:szCs w:val="28"/>
        </w:rPr>
        <w:t>Албахари</w:t>
      </w:r>
      <w:proofErr w:type="spellEnd"/>
      <w:r w:rsidRPr="004D6E35">
        <w:rPr>
          <w:rFonts w:ascii="Times New Roman" w:hAnsi="Times New Roman"/>
          <w:sz w:val="28"/>
          <w:szCs w:val="28"/>
        </w:rPr>
        <w:t xml:space="preserve"> Б. C# 8.0 и платформа .NET </w:t>
      </w:r>
      <w:proofErr w:type="spellStart"/>
      <w:r w:rsidRPr="004D6E35">
        <w:rPr>
          <w:rFonts w:ascii="Times New Roman" w:hAnsi="Times New Roman"/>
          <w:sz w:val="28"/>
          <w:szCs w:val="28"/>
        </w:rPr>
        <w:t>Core</w:t>
      </w:r>
      <w:proofErr w:type="spellEnd"/>
      <w:r w:rsidRPr="004D6E35">
        <w:rPr>
          <w:rFonts w:ascii="Times New Roman" w:hAnsi="Times New Roman"/>
          <w:sz w:val="28"/>
          <w:szCs w:val="28"/>
        </w:rPr>
        <w:t xml:space="preserve"> 3.0. Подробное руководство. — М.: Вильямс, 2020.</w:t>
      </w:r>
    </w:p>
    <w:p w14:paraId="6A42DB95" w14:textId="024A59E7" w:rsidR="00040C02" w:rsidRPr="004D6E35" w:rsidRDefault="00B66030" w:rsidP="004D6E35">
      <w:pPr>
        <w:pStyle w:val="a3"/>
        <w:numPr>
          <w:ilvl w:val="0"/>
          <w:numId w:val="30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4D6E35">
        <w:rPr>
          <w:rFonts w:ascii="Times New Roman" w:hAnsi="Times New Roman"/>
          <w:sz w:val="28"/>
          <w:szCs w:val="28"/>
        </w:rPr>
        <w:t xml:space="preserve">Смит, Дж. К., &amp; </w:t>
      </w:r>
      <w:proofErr w:type="spellStart"/>
      <w:r w:rsidRPr="004D6E35">
        <w:rPr>
          <w:rFonts w:ascii="Times New Roman" w:hAnsi="Times New Roman"/>
          <w:sz w:val="28"/>
          <w:szCs w:val="28"/>
        </w:rPr>
        <w:t>Сталл</w:t>
      </w:r>
      <w:proofErr w:type="spellEnd"/>
      <w:r w:rsidRPr="004D6E35">
        <w:rPr>
          <w:rFonts w:ascii="Times New Roman" w:hAnsi="Times New Roman"/>
          <w:sz w:val="28"/>
          <w:szCs w:val="28"/>
        </w:rPr>
        <w:t xml:space="preserve">, Э. (2016). </w:t>
      </w:r>
      <w:proofErr w:type="spellStart"/>
      <w:r w:rsidRPr="004D6E35">
        <w:rPr>
          <w:rFonts w:ascii="Times New Roman" w:hAnsi="Times New Roman"/>
          <w:sz w:val="28"/>
          <w:szCs w:val="28"/>
        </w:rPr>
        <w:t>Microsoft</w:t>
      </w:r>
      <w:proofErr w:type="spellEnd"/>
      <w:r w:rsidRPr="004D6E35">
        <w:rPr>
          <w:rFonts w:ascii="Times New Roman" w:hAnsi="Times New Roman"/>
          <w:sz w:val="28"/>
          <w:szCs w:val="28"/>
        </w:rPr>
        <w:t xml:space="preserve"> SQL </w:t>
      </w:r>
      <w:proofErr w:type="spellStart"/>
      <w:r w:rsidRPr="004D6E35">
        <w:rPr>
          <w:rFonts w:ascii="Times New Roman" w:hAnsi="Times New Roman"/>
          <w:sz w:val="28"/>
          <w:szCs w:val="28"/>
        </w:rPr>
        <w:t>Server</w:t>
      </w:r>
      <w:proofErr w:type="spellEnd"/>
      <w:r w:rsidRPr="004D6E35">
        <w:rPr>
          <w:rFonts w:ascii="Times New Roman" w:hAnsi="Times New Roman"/>
          <w:sz w:val="28"/>
          <w:szCs w:val="28"/>
        </w:rPr>
        <w:t xml:space="preserve"> 2016. Руководство для начинающих. Питер.</w:t>
      </w:r>
    </w:p>
    <w:p w14:paraId="04DCC80D" w14:textId="77777777" w:rsidR="000E6E9C" w:rsidRPr="004D6E35" w:rsidRDefault="000E6E9C" w:rsidP="004D6E35">
      <w:pPr>
        <w:pStyle w:val="a3"/>
        <w:numPr>
          <w:ilvl w:val="0"/>
          <w:numId w:val="30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4D6E35">
        <w:rPr>
          <w:rFonts w:ascii="Times New Roman" w:hAnsi="Times New Roman"/>
          <w:sz w:val="28"/>
          <w:szCs w:val="28"/>
        </w:rPr>
        <w:t xml:space="preserve">Описание службы </w:t>
      </w:r>
      <w:r w:rsidRPr="004D6E35">
        <w:rPr>
          <w:rFonts w:ascii="Times New Roman" w:hAnsi="Times New Roman"/>
          <w:sz w:val="28"/>
          <w:szCs w:val="28"/>
          <w:lang w:val="en-US"/>
        </w:rPr>
        <w:t>Microsoft</w:t>
      </w:r>
      <w:r w:rsidRPr="004D6E35">
        <w:rPr>
          <w:rFonts w:ascii="Times New Roman" w:hAnsi="Times New Roman"/>
          <w:sz w:val="28"/>
          <w:szCs w:val="28"/>
        </w:rPr>
        <w:t xml:space="preserve"> </w:t>
      </w:r>
      <w:r w:rsidRPr="004D6E35">
        <w:rPr>
          <w:rFonts w:ascii="Times New Roman" w:hAnsi="Times New Roman"/>
          <w:sz w:val="28"/>
          <w:szCs w:val="28"/>
          <w:lang w:val="en-US"/>
        </w:rPr>
        <w:t>Project</w:t>
      </w:r>
      <w:r w:rsidRPr="004D6E35">
        <w:rPr>
          <w:rFonts w:ascii="Times New Roman" w:hAnsi="Times New Roman"/>
          <w:sz w:val="28"/>
          <w:szCs w:val="28"/>
        </w:rPr>
        <w:t xml:space="preserve">. [Электронный ресурс]  [Электронный ресурс] – </w:t>
      </w:r>
      <w:r w:rsidRPr="004D6E35">
        <w:rPr>
          <w:rFonts w:ascii="Times New Roman" w:hAnsi="Times New Roman"/>
          <w:sz w:val="28"/>
          <w:szCs w:val="28"/>
          <w:lang w:val="en-US"/>
        </w:rPr>
        <w:t>URL</w:t>
      </w:r>
      <w:r w:rsidRPr="004D6E35">
        <w:rPr>
          <w:rFonts w:ascii="Times New Roman" w:hAnsi="Times New Roman"/>
          <w:sz w:val="28"/>
          <w:szCs w:val="28"/>
        </w:rPr>
        <w:t xml:space="preserve">: </w:t>
      </w:r>
      <w:r w:rsidRPr="004D6E35">
        <w:rPr>
          <w:rStyle w:val="a5"/>
          <w:rFonts w:ascii="Times New Roman" w:hAnsi="Times New Roman"/>
          <w:color w:val="auto"/>
          <w:sz w:val="28"/>
          <w:szCs w:val="28"/>
          <w:u w:val="none"/>
        </w:rPr>
        <w:t>https://docs.microsoft.com/ru-ru/office365/servicedescriptions/project-online-service-description/project-online-service-description</w:t>
      </w:r>
      <w:r w:rsidRPr="004D6E35">
        <w:rPr>
          <w:rFonts w:ascii="Times New Roman" w:hAnsi="Times New Roman"/>
          <w:sz w:val="28"/>
          <w:szCs w:val="28"/>
        </w:rPr>
        <w:t xml:space="preserve"> </w:t>
      </w:r>
    </w:p>
    <w:p w14:paraId="63D4AA3C" w14:textId="77777777" w:rsidR="004D6E35" w:rsidRPr="004D6E35" w:rsidRDefault="004D6E35" w:rsidP="004D6E35">
      <w:pPr>
        <w:pStyle w:val="a3"/>
        <w:numPr>
          <w:ilvl w:val="0"/>
          <w:numId w:val="30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4D6E35">
        <w:rPr>
          <w:rFonts w:ascii="Times New Roman" w:hAnsi="Times New Roman"/>
          <w:sz w:val="28"/>
          <w:szCs w:val="28"/>
        </w:rPr>
        <w:t xml:space="preserve">Анализ опасных и вредных факторов, воздействующих на программиста при разработке системы [Электронный ресурс]. </w:t>
      </w:r>
      <w:r w:rsidRPr="004D6E35">
        <w:rPr>
          <w:rFonts w:ascii="Times New Roman" w:hAnsi="Times New Roman"/>
          <w:sz w:val="28"/>
          <w:szCs w:val="28"/>
          <w:lang w:val="en-US"/>
        </w:rPr>
        <w:t>URL</w:t>
      </w:r>
      <w:r w:rsidRPr="004D6E35">
        <w:rPr>
          <w:rFonts w:ascii="Times New Roman" w:hAnsi="Times New Roman"/>
          <w:sz w:val="28"/>
          <w:szCs w:val="28"/>
        </w:rPr>
        <w:t xml:space="preserve">: </w:t>
      </w:r>
      <w:r w:rsidRPr="004D6E35">
        <w:rPr>
          <w:rFonts w:ascii="Times New Roman" w:hAnsi="Times New Roman"/>
          <w:sz w:val="28"/>
          <w:szCs w:val="28"/>
          <w:lang w:val="en-US"/>
        </w:rPr>
        <w:t>https</w:t>
      </w:r>
      <w:r w:rsidRPr="004D6E35">
        <w:rPr>
          <w:rFonts w:ascii="Times New Roman" w:hAnsi="Times New Roman"/>
          <w:sz w:val="28"/>
          <w:szCs w:val="28"/>
        </w:rPr>
        <w:t>://</w:t>
      </w:r>
      <w:proofErr w:type="spellStart"/>
      <w:r w:rsidRPr="004D6E35">
        <w:rPr>
          <w:rFonts w:ascii="Times New Roman" w:hAnsi="Times New Roman"/>
          <w:sz w:val="28"/>
          <w:szCs w:val="28"/>
          <w:lang w:val="en-US"/>
        </w:rPr>
        <w:t>pandia</w:t>
      </w:r>
      <w:proofErr w:type="spellEnd"/>
      <w:r w:rsidRPr="004D6E35">
        <w:rPr>
          <w:rFonts w:ascii="Times New Roman" w:hAnsi="Times New Roman"/>
          <w:sz w:val="28"/>
          <w:szCs w:val="28"/>
        </w:rPr>
        <w:t>.</w:t>
      </w:r>
      <w:proofErr w:type="spellStart"/>
      <w:r w:rsidRPr="004D6E35">
        <w:rPr>
          <w:rFonts w:ascii="Times New Roman" w:hAnsi="Times New Roman"/>
          <w:sz w:val="28"/>
          <w:szCs w:val="28"/>
          <w:lang w:val="en-US"/>
        </w:rPr>
        <w:t>ru</w:t>
      </w:r>
      <w:proofErr w:type="spellEnd"/>
      <w:r w:rsidRPr="004D6E35">
        <w:rPr>
          <w:rFonts w:ascii="Times New Roman" w:hAnsi="Times New Roman"/>
          <w:sz w:val="28"/>
          <w:szCs w:val="28"/>
        </w:rPr>
        <w:t>/</w:t>
      </w:r>
      <w:r w:rsidRPr="004D6E35">
        <w:rPr>
          <w:rFonts w:ascii="Times New Roman" w:hAnsi="Times New Roman"/>
          <w:sz w:val="28"/>
          <w:szCs w:val="28"/>
          <w:lang w:val="en-US"/>
        </w:rPr>
        <w:t>text</w:t>
      </w:r>
      <w:r w:rsidRPr="004D6E35">
        <w:rPr>
          <w:rFonts w:ascii="Times New Roman" w:hAnsi="Times New Roman"/>
          <w:sz w:val="28"/>
          <w:szCs w:val="28"/>
        </w:rPr>
        <w:t>/78/634/69969.</w:t>
      </w:r>
      <w:r w:rsidRPr="004D6E35">
        <w:rPr>
          <w:rFonts w:ascii="Times New Roman" w:hAnsi="Times New Roman"/>
          <w:sz w:val="28"/>
          <w:szCs w:val="28"/>
          <w:lang w:val="en-US"/>
        </w:rPr>
        <w:t>php</w:t>
      </w:r>
    </w:p>
    <w:p w14:paraId="785E6C45" w14:textId="77777777" w:rsidR="004D6E35" w:rsidRPr="00B04572" w:rsidRDefault="004D6E35" w:rsidP="004D6E35">
      <w:pPr>
        <w:pStyle w:val="a3"/>
        <w:numPr>
          <w:ilvl w:val="0"/>
          <w:numId w:val="30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  <w:lang w:val="en-US"/>
        </w:rPr>
      </w:pPr>
      <w:r w:rsidRPr="004D6E35">
        <w:rPr>
          <w:rFonts w:ascii="Times New Roman" w:hAnsi="Times New Roman"/>
          <w:sz w:val="28"/>
          <w:szCs w:val="28"/>
        </w:rPr>
        <w:t xml:space="preserve">Электромагнитное излучение [Электронный ресурс]. </w:t>
      </w:r>
      <w:r w:rsidRPr="004D6E35">
        <w:rPr>
          <w:rFonts w:ascii="Times New Roman" w:hAnsi="Times New Roman"/>
          <w:sz w:val="28"/>
          <w:szCs w:val="28"/>
          <w:lang w:val="en-US"/>
        </w:rPr>
        <w:t>URL</w:t>
      </w:r>
      <w:r w:rsidRPr="00B04572">
        <w:rPr>
          <w:rFonts w:ascii="Times New Roman" w:hAnsi="Times New Roman"/>
          <w:sz w:val="28"/>
          <w:szCs w:val="28"/>
          <w:lang w:val="en-US"/>
        </w:rPr>
        <w:t xml:space="preserve">: </w:t>
      </w:r>
      <w:hyperlink r:id="rId41" w:history="1">
        <w:r w:rsidRPr="004D6E35">
          <w:rPr>
            <w:rStyle w:val="a5"/>
            <w:rFonts w:ascii="Times New Roman" w:hAnsi="Times New Roman"/>
            <w:color w:val="auto"/>
            <w:sz w:val="28"/>
            <w:szCs w:val="28"/>
            <w:u w:val="none"/>
            <w:lang w:val="en-US"/>
          </w:rPr>
          <w:t>https</w:t>
        </w:r>
        <w:r w:rsidRPr="00B04572">
          <w:rPr>
            <w:rStyle w:val="a5"/>
            <w:rFonts w:ascii="Times New Roman" w:hAnsi="Times New Roman"/>
            <w:color w:val="auto"/>
            <w:sz w:val="28"/>
            <w:szCs w:val="28"/>
            <w:u w:val="none"/>
            <w:lang w:val="en-US"/>
          </w:rPr>
          <w:t>://</w:t>
        </w:r>
        <w:r w:rsidRPr="004D6E35">
          <w:rPr>
            <w:rStyle w:val="a5"/>
            <w:rFonts w:ascii="Times New Roman" w:hAnsi="Times New Roman"/>
            <w:color w:val="auto"/>
            <w:sz w:val="28"/>
            <w:szCs w:val="28"/>
            <w:u w:val="none"/>
            <w:lang w:val="en-US"/>
          </w:rPr>
          <w:t>rskrf</w:t>
        </w:r>
        <w:r w:rsidRPr="00B04572">
          <w:rPr>
            <w:rStyle w:val="a5"/>
            <w:rFonts w:ascii="Times New Roman" w:hAnsi="Times New Roman"/>
            <w:color w:val="auto"/>
            <w:sz w:val="28"/>
            <w:szCs w:val="28"/>
            <w:u w:val="none"/>
            <w:lang w:val="en-US"/>
          </w:rPr>
          <w:t>.</w:t>
        </w:r>
        <w:r w:rsidRPr="004D6E35">
          <w:rPr>
            <w:rStyle w:val="a5"/>
            <w:rFonts w:ascii="Times New Roman" w:hAnsi="Times New Roman"/>
            <w:color w:val="auto"/>
            <w:sz w:val="28"/>
            <w:szCs w:val="28"/>
            <w:u w:val="none"/>
            <w:lang w:val="en-US"/>
          </w:rPr>
          <w:t>ru</w:t>
        </w:r>
        <w:r w:rsidRPr="00B04572">
          <w:rPr>
            <w:rStyle w:val="a5"/>
            <w:rFonts w:ascii="Times New Roman" w:hAnsi="Times New Roman"/>
            <w:color w:val="auto"/>
            <w:sz w:val="28"/>
            <w:szCs w:val="28"/>
            <w:u w:val="none"/>
            <w:lang w:val="en-US"/>
          </w:rPr>
          <w:t>/</w:t>
        </w:r>
        <w:r w:rsidRPr="004D6E35">
          <w:rPr>
            <w:rStyle w:val="a5"/>
            <w:rFonts w:ascii="Times New Roman" w:hAnsi="Times New Roman"/>
            <w:color w:val="auto"/>
            <w:sz w:val="28"/>
            <w:szCs w:val="28"/>
            <w:u w:val="none"/>
            <w:lang w:val="en-US"/>
          </w:rPr>
          <w:t>tips</w:t>
        </w:r>
        <w:r w:rsidRPr="00B04572">
          <w:rPr>
            <w:rStyle w:val="a5"/>
            <w:rFonts w:ascii="Times New Roman" w:hAnsi="Times New Roman"/>
            <w:color w:val="auto"/>
            <w:sz w:val="28"/>
            <w:szCs w:val="28"/>
            <w:u w:val="none"/>
            <w:lang w:val="en-US"/>
          </w:rPr>
          <w:t>/</w:t>
        </w:r>
        <w:r w:rsidRPr="004D6E35">
          <w:rPr>
            <w:rStyle w:val="a5"/>
            <w:rFonts w:ascii="Times New Roman" w:hAnsi="Times New Roman"/>
            <w:color w:val="auto"/>
            <w:sz w:val="28"/>
            <w:szCs w:val="28"/>
            <w:u w:val="none"/>
            <w:lang w:val="en-US"/>
          </w:rPr>
          <w:t>eksperty</w:t>
        </w:r>
        <w:r w:rsidRPr="00B04572">
          <w:rPr>
            <w:rStyle w:val="a5"/>
            <w:rFonts w:ascii="Times New Roman" w:hAnsi="Times New Roman"/>
            <w:color w:val="auto"/>
            <w:sz w:val="28"/>
            <w:szCs w:val="28"/>
            <w:u w:val="none"/>
            <w:lang w:val="en-US"/>
          </w:rPr>
          <w:t>-</w:t>
        </w:r>
        <w:r w:rsidRPr="004D6E35">
          <w:rPr>
            <w:rStyle w:val="a5"/>
            <w:rFonts w:ascii="Times New Roman" w:hAnsi="Times New Roman"/>
            <w:color w:val="auto"/>
            <w:sz w:val="28"/>
            <w:szCs w:val="28"/>
            <w:u w:val="none"/>
            <w:lang w:val="en-US"/>
          </w:rPr>
          <w:t>obyasnyayut</w:t>
        </w:r>
        <w:r w:rsidRPr="00B04572">
          <w:rPr>
            <w:rStyle w:val="a5"/>
            <w:rFonts w:ascii="Times New Roman" w:hAnsi="Times New Roman"/>
            <w:color w:val="auto"/>
            <w:sz w:val="28"/>
            <w:szCs w:val="28"/>
            <w:u w:val="none"/>
            <w:lang w:val="en-US"/>
          </w:rPr>
          <w:t>/</w:t>
        </w:r>
        <w:r w:rsidRPr="004D6E35">
          <w:rPr>
            <w:rStyle w:val="a5"/>
            <w:rFonts w:ascii="Times New Roman" w:hAnsi="Times New Roman"/>
            <w:color w:val="auto"/>
            <w:sz w:val="28"/>
            <w:szCs w:val="28"/>
            <w:u w:val="none"/>
            <w:lang w:val="en-US"/>
          </w:rPr>
          <w:t>elektromagnitnoe</w:t>
        </w:r>
        <w:r w:rsidRPr="00B04572">
          <w:rPr>
            <w:rStyle w:val="a5"/>
            <w:rFonts w:ascii="Times New Roman" w:hAnsi="Times New Roman"/>
            <w:color w:val="auto"/>
            <w:sz w:val="28"/>
            <w:szCs w:val="28"/>
            <w:u w:val="none"/>
            <w:lang w:val="en-US"/>
          </w:rPr>
          <w:t>-</w:t>
        </w:r>
        <w:r w:rsidRPr="004D6E35">
          <w:rPr>
            <w:rStyle w:val="a5"/>
            <w:rFonts w:ascii="Times New Roman" w:hAnsi="Times New Roman"/>
            <w:color w:val="auto"/>
            <w:sz w:val="28"/>
            <w:szCs w:val="28"/>
            <w:u w:val="none"/>
            <w:lang w:val="en-US"/>
          </w:rPr>
          <w:t>izluchenie</w:t>
        </w:r>
        <w:r w:rsidRPr="00B04572">
          <w:rPr>
            <w:rStyle w:val="a5"/>
            <w:rFonts w:ascii="Times New Roman" w:hAnsi="Times New Roman"/>
            <w:color w:val="auto"/>
            <w:sz w:val="28"/>
            <w:szCs w:val="28"/>
            <w:u w:val="none"/>
            <w:lang w:val="en-US"/>
          </w:rPr>
          <w:t>-</w:t>
        </w:r>
        <w:r w:rsidRPr="004D6E35">
          <w:rPr>
            <w:rStyle w:val="a5"/>
            <w:rFonts w:ascii="Times New Roman" w:hAnsi="Times New Roman"/>
            <w:color w:val="auto"/>
            <w:sz w:val="28"/>
            <w:szCs w:val="28"/>
            <w:u w:val="none"/>
            <w:lang w:val="en-US"/>
          </w:rPr>
          <w:t>nuzhno</w:t>
        </w:r>
        <w:r w:rsidRPr="00B04572">
          <w:rPr>
            <w:rStyle w:val="a5"/>
            <w:rFonts w:ascii="Times New Roman" w:hAnsi="Times New Roman"/>
            <w:color w:val="auto"/>
            <w:sz w:val="28"/>
            <w:szCs w:val="28"/>
            <w:u w:val="none"/>
            <w:lang w:val="en-US"/>
          </w:rPr>
          <w:t>-</w:t>
        </w:r>
        <w:r w:rsidRPr="004D6E35">
          <w:rPr>
            <w:rStyle w:val="a5"/>
            <w:rFonts w:ascii="Times New Roman" w:hAnsi="Times New Roman"/>
            <w:color w:val="auto"/>
            <w:sz w:val="28"/>
            <w:szCs w:val="28"/>
            <w:u w:val="none"/>
            <w:lang w:val="en-US"/>
          </w:rPr>
          <w:t>li</w:t>
        </w:r>
        <w:r w:rsidRPr="00B04572">
          <w:rPr>
            <w:rStyle w:val="a5"/>
            <w:rFonts w:ascii="Times New Roman" w:hAnsi="Times New Roman"/>
            <w:color w:val="auto"/>
            <w:sz w:val="28"/>
            <w:szCs w:val="28"/>
            <w:u w:val="none"/>
            <w:lang w:val="en-US"/>
          </w:rPr>
          <w:t>-</w:t>
        </w:r>
        <w:r w:rsidRPr="004D6E35">
          <w:rPr>
            <w:rStyle w:val="a5"/>
            <w:rFonts w:ascii="Times New Roman" w:hAnsi="Times New Roman"/>
            <w:color w:val="auto"/>
            <w:sz w:val="28"/>
            <w:szCs w:val="28"/>
            <w:u w:val="none"/>
            <w:lang w:val="en-US"/>
          </w:rPr>
          <w:t>ego</w:t>
        </w:r>
        <w:r w:rsidRPr="00B04572">
          <w:rPr>
            <w:rStyle w:val="a5"/>
            <w:rFonts w:ascii="Times New Roman" w:hAnsi="Times New Roman"/>
            <w:color w:val="auto"/>
            <w:sz w:val="28"/>
            <w:szCs w:val="28"/>
            <w:u w:val="none"/>
            <w:lang w:val="en-US"/>
          </w:rPr>
          <w:t>-</w:t>
        </w:r>
        <w:r w:rsidRPr="004D6E35">
          <w:rPr>
            <w:rStyle w:val="a5"/>
            <w:rFonts w:ascii="Times New Roman" w:hAnsi="Times New Roman"/>
            <w:color w:val="auto"/>
            <w:sz w:val="28"/>
            <w:szCs w:val="28"/>
            <w:u w:val="none"/>
            <w:lang w:val="en-US"/>
          </w:rPr>
          <w:t>boyatsya</w:t>
        </w:r>
        <w:r w:rsidRPr="00B04572">
          <w:rPr>
            <w:rStyle w:val="a5"/>
            <w:rFonts w:ascii="Times New Roman" w:hAnsi="Times New Roman"/>
            <w:color w:val="auto"/>
            <w:sz w:val="28"/>
            <w:szCs w:val="28"/>
            <w:u w:val="none"/>
            <w:lang w:val="en-US"/>
          </w:rPr>
          <w:t>-</w:t>
        </w:r>
        <w:r w:rsidRPr="004D6E35">
          <w:rPr>
            <w:rStyle w:val="a5"/>
            <w:rFonts w:ascii="Times New Roman" w:hAnsi="Times New Roman"/>
            <w:color w:val="auto"/>
            <w:sz w:val="28"/>
            <w:szCs w:val="28"/>
            <w:u w:val="none"/>
            <w:lang w:val="en-US"/>
          </w:rPr>
          <w:t>vam</w:t>
        </w:r>
        <w:r w:rsidRPr="00B04572">
          <w:rPr>
            <w:rStyle w:val="a5"/>
            <w:rFonts w:ascii="Times New Roman" w:hAnsi="Times New Roman"/>
            <w:color w:val="auto"/>
            <w:sz w:val="28"/>
            <w:szCs w:val="28"/>
            <w:u w:val="none"/>
            <w:lang w:val="en-US"/>
          </w:rPr>
          <w:t>-</w:t>
        </w:r>
        <w:r w:rsidRPr="004D6E35">
          <w:rPr>
            <w:rStyle w:val="a5"/>
            <w:rFonts w:ascii="Times New Roman" w:hAnsi="Times New Roman"/>
            <w:color w:val="auto"/>
            <w:sz w:val="28"/>
            <w:szCs w:val="28"/>
            <w:u w:val="none"/>
            <w:lang w:val="en-US"/>
          </w:rPr>
          <w:t>i</w:t>
        </w:r>
        <w:r w:rsidRPr="00B04572">
          <w:rPr>
            <w:rStyle w:val="a5"/>
            <w:rFonts w:ascii="Times New Roman" w:hAnsi="Times New Roman"/>
            <w:color w:val="auto"/>
            <w:sz w:val="28"/>
            <w:szCs w:val="28"/>
            <w:u w:val="none"/>
            <w:lang w:val="en-US"/>
          </w:rPr>
          <w:t>-</w:t>
        </w:r>
        <w:r w:rsidRPr="004D6E35">
          <w:rPr>
            <w:rStyle w:val="a5"/>
            <w:rFonts w:ascii="Times New Roman" w:hAnsi="Times New Roman"/>
            <w:color w:val="auto"/>
            <w:sz w:val="28"/>
            <w:szCs w:val="28"/>
            <w:u w:val="none"/>
            <w:lang w:val="en-US"/>
          </w:rPr>
          <w:t>vashim</w:t>
        </w:r>
        <w:r w:rsidRPr="00B04572">
          <w:rPr>
            <w:rStyle w:val="a5"/>
            <w:rFonts w:ascii="Times New Roman" w:hAnsi="Times New Roman"/>
            <w:color w:val="auto"/>
            <w:sz w:val="28"/>
            <w:szCs w:val="28"/>
            <w:u w:val="none"/>
            <w:lang w:val="en-US"/>
          </w:rPr>
          <w:t>-</w:t>
        </w:r>
        <w:r w:rsidRPr="004D6E35">
          <w:rPr>
            <w:rStyle w:val="a5"/>
            <w:rFonts w:ascii="Times New Roman" w:hAnsi="Times New Roman"/>
            <w:color w:val="auto"/>
            <w:sz w:val="28"/>
            <w:szCs w:val="28"/>
            <w:u w:val="none"/>
            <w:lang w:val="en-US"/>
          </w:rPr>
          <w:t>detyam</w:t>
        </w:r>
        <w:r w:rsidRPr="00B04572">
          <w:rPr>
            <w:rStyle w:val="a5"/>
            <w:rFonts w:ascii="Times New Roman" w:hAnsi="Times New Roman"/>
            <w:color w:val="auto"/>
            <w:sz w:val="28"/>
            <w:szCs w:val="28"/>
            <w:u w:val="none"/>
            <w:lang w:val="en-US"/>
          </w:rPr>
          <w:t>/</w:t>
        </w:r>
      </w:hyperlink>
    </w:p>
    <w:p w14:paraId="095A5DD1" w14:textId="67EB3BC1" w:rsidR="008560B2" w:rsidRDefault="004D6E35" w:rsidP="004D6E35">
      <w:pPr>
        <w:pStyle w:val="a3"/>
        <w:numPr>
          <w:ilvl w:val="0"/>
          <w:numId w:val="30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  <w:lang w:val="en-US"/>
        </w:rPr>
      </w:pPr>
      <w:r w:rsidRPr="004D6E35">
        <w:rPr>
          <w:rFonts w:ascii="Times New Roman" w:hAnsi="Times New Roman"/>
          <w:sz w:val="28"/>
          <w:szCs w:val="28"/>
        </w:rPr>
        <w:t>Важность</w:t>
      </w:r>
      <w:r w:rsidRPr="004D6E35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4D6E35">
        <w:rPr>
          <w:rFonts w:ascii="Times New Roman" w:hAnsi="Times New Roman"/>
          <w:sz w:val="28"/>
          <w:szCs w:val="28"/>
        </w:rPr>
        <w:t>эргономики</w:t>
      </w:r>
      <w:r w:rsidRPr="004D6E35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4D6E35">
        <w:rPr>
          <w:rFonts w:ascii="Times New Roman" w:hAnsi="Times New Roman"/>
          <w:sz w:val="28"/>
          <w:szCs w:val="28"/>
        </w:rPr>
        <w:t>в</w:t>
      </w:r>
      <w:r w:rsidRPr="004D6E35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4D6E35">
        <w:rPr>
          <w:rFonts w:ascii="Times New Roman" w:hAnsi="Times New Roman"/>
          <w:sz w:val="28"/>
          <w:szCs w:val="28"/>
        </w:rPr>
        <w:t>офисе</w:t>
      </w:r>
      <w:r w:rsidRPr="004D6E35">
        <w:rPr>
          <w:rFonts w:ascii="Times New Roman" w:hAnsi="Times New Roman"/>
          <w:sz w:val="28"/>
          <w:szCs w:val="28"/>
          <w:lang w:val="en-US"/>
        </w:rPr>
        <w:t xml:space="preserve"> URL: https://tr-page.yandex.ru/translate?lang=enru&amp;url=https%3A%2F%2Fwww.hp.com%2Fgb-en%2Fshop%2Ftech- takes%2Fimportance-of-ergonomics</w:t>
      </w:r>
    </w:p>
    <w:p w14:paraId="46605925" w14:textId="059335E3" w:rsidR="00E34901" w:rsidRPr="009F5AAA" w:rsidRDefault="00E34901" w:rsidP="004D6E35">
      <w:pPr>
        <w:pStyle w:val="a3"/>
        <w:numPr>
          <w:ilvl w:val="0"/>
          <w:numId w:val="30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/>
          <w:sz w:val="36"/>
          <w:szCs w:val="36"/>
          <w:lang w:val="en-US"/>
        </w:rPr>
      </w:pPr>
      <w:r w:rsidRPr="009F5AAA">
        <w:rPr>
          <w:rFonts w:ascii="Times New Roman" w:hAnsi="Times New Roman"/>
          <w:sz w:val="28"/>
          <w:szCs w:val="28"/>
        </w:rPr>
        <w:t xml:space="preserve">Смирнов, И. В. "Обзор современных инструментов для управления проектами: </w:t>
      </w:r>
      <w:proofErr w:type="spellStart"/>
      <w:r w:rsidRPr="009F5AAA">
        <w:rPr>
          <w:rFonts w:ascii="Times New Roman" w:hAnsi="Times New Roman"/>
          <w:sz w:val="28"/>
          <w:szCs w:val="28"/>
        </w:rPr>
        <w:t>Trello</w:t>
      </w:r>
      <w:proofErr w:type="spellEnd"/>
      <w:r w:rsidRPr="009F5AAA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9F5AAA">
        <w:rPr>
          <w:rFonts w:ascii="Times New Roman" w:hAnsi="Times New Roman"/>
          <w:sz w:val="28"/>
          <w:szCs w:val="28"/>
        </w:rPr>
        <w:t>Asana</w:t>
      </w:r>
      <w:proofErr w:type="spellEnd"/>
      <w:r w:rsidRPr="009F5AAA">
        <w:rPr>
          <w:rFonts w:ascii="Times New Roman" w:hAnsi="Times New Roman"/>
          <w:sz w:val="28"/>
          <w:szCs w:val="28"/>
        </w:rPr>
        <w:t xml:space="preserve">, JIRA, </w:t>
      </w:r>
      <w:proofErr w:type="spellStart"/>
      <w:r w:rsidRPr="009F5AAA">
        <w:rPr>
          <w:rFonts w:ascii="Times New Roman" w:hAnsi="Times New Roman"/>
          <w:sz w:val="28"/>
          <w:szCs w:val="28"/>
        </w:rPr>
        <w:t>Microsoft</w:t>
      </w:r>
      <w:proofErr w:type="spellEnd"/>
      <w:r w:rsidRPr="009F5AAA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9F5AAA">
        <w:rPr>
          <w:rFonts w:ascii="Times New Roman" w:hAnsi="Times New Roman"/>
          <w:sz w:val="28"/>
          <w:szCs w:val="28"/>
        </w:rPr>
        <w:t>Planner</w:t>
      </w:r>
      <w:proofErr w:type="spellEnd"/>
      <w:r w:rsidRPr="009F5AAA">
        <w:rPr>
          <w:rFonts w:ascii="Times New Roman" w:hAnsi="Times New Roman"/>
          <w:sz w:val="28"/>
          <w:szCs w:val="28"/>
        </w:rPr>
        <w:t>". Журнал информационных технологий, 2023.</w:t>
      </w:r>
    </w:p>
    <w:p w14:paraId="2D84364E" w14:textId="5EFB6260" w:rsidR="00E34901" w:rsidRPr="009F5AAA" w:rsidRDefault="00EE1EF5" w:rsidP="004D6E35">
      <w:pPr>
        <w:pStyle w:val="a3"/>
        <w:numPr>
          <w:ilvl w:val="0"/>
          <w:numId w:val="30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/>
          <w:sz w:val="36"/>
          <w:szCs w:val="36"/>
          <w:lang w:val="en-US"/>
        </w:rPr>
      </w:pPr>
      <w:r w:rsidRPr="009F5AAA">
        <w:rPr>
          <w:rFonts w:ascii="Times New Roman" w:hAnsi="Times New Roman"/>
          <w:sz w:val="28"/>
          <w:szCs w:val="28"/>
        </w:rPr>
        <w:t>Григорьева, А. С. "Выбор системы управления проектами для малого и среднего бизнеса". Журнал управления проектами, 2023.</w:t>
      </w:r>
    </w:p>
    <w:p w14:paraId="4FF45999" w14:textId="12A5FD55" w:rsidR="00E34901" w:rsidRPr="009F5AAA" w:rsidRDefault="00EE1EF5" w:rsidP="004D6E35">
      <w:pPr>
        <w:pStyle w:val="a3"/>
        <w:numPr>
          <w:ilvl w:val="0"/>
          <w:numId w:val="30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/>
          <w:sz w:val="36"/>
          <w:szCs w:val="36"/>
          <w:lang w:val="en-US"/>
        </w:rPr>
      </w:pPr>
      <w:r w:rsidRPr="009F5AAA">
        <w:rPr>
          <w:rFonts w:ascii="Times New Roman" w:hAnsi="Times New Roman"/>
          <w:sz w:val="28"/>
          <w:szCs w:val="28"/>
        </w:rPr>
        <w:lastRenderedPageBreak/>
        <w:t xml:space="preserve">Иванов, П. С. "Эффективное использование </w:t>
      </w:r>
      <w:proofErr w:type="spellStart"/>
      <w:r w:rsidRPr="009F5AAA">
        <w:rPr>
          <w:rFonts w:ascii="Times New Roman" w:hAnsi="Times New Roman"/>
          <w:sz w:val="28"/>
          <w:szCs w:val="28"/>
        </w:rPr>
        <w:t>Microsoft</w:t>
      </w:r>
      <w:proofErr w:type="spellEnd"/>
      <w:r w:rsidRPr="009F5AAA">
        <w:rPr>
          <w:rFonts w:ascii="Times New Roman" w:hAnsi="Times New Roman"/>
          <w:sz w:val="28"/>
          <w:szCs w:val="28"/>
        </w:rPr>
        <w:t xml:space="preserve"> SQL </w:t>
      </w:r>
      <w:proofErr w:type="spellStart"/>
      <w:r w:rsidRPr="009F5AAA">
        <w:rPr>
          <w:rFonts w:ascii="Times New Roman" w:hAnsi="Times New Roman"/>
          <w:sz w:val="28"/>
          <w:szCs w:val="28"/>
        </w:rPr>
        <w:t>Server</w:t>
      </w:r>
      <w:proofErr w:type="spellEnd"/>
      <w:r w:rsidRPr="009F5AAA">
        <w:rPr>
          <w:rFonts w:ascii="Times New Roman" w:hAnsi="Times New Roman"/>
          <w:sz w:val="28"/>
          <w:szCs w:val="28"/>
        </w:rPr>
        <w:t>". Москва: Издательство ДМК Пресс, 2023.</w:t>
      </w:r>
    </w:p>
    <w:p w14:paraId="68959510" w14:textId="04FE9E41" w:rsidR="00E34901" w:rsidRPr="009F5AAA" w:rsidRDefault="00EE1EF5" w:rsidP="00E34901">
      <w:pPr>
        <w:pStyle w:val="a3"/>
        <w:numPr>
          <w:ilvl w:val="0"/>
          <w:numId w:val="30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/>
          <w:sz w:val="36"/>
          <w:szCs w:val="36"/>
          <w:lang w:val="en-US"/>
        </w:rPr>
      </w:pPr>
      <w:r w:rsidRPr="009F5AAA">
        <w:rPr>
          <w:rFonts w:ascii="Times New Roman" w:hAnsi="Times New Roman"/>
          <w:sz w:val="28"/>
          <w:szCs w:val="28"/>
        </w:rPr>
        <w:t xml:space="preserve">Ковалев, А. И. "Оптимизация запросов в </w:t>
      </w:r>
      <w:proofErr w:type="spellStart"/>
      <w:r w:rsidRPr="009F5AAA">
        <w:rPr>
          <w:rFonts w:ascii="Times New Roman" w:hAnsi="Times New Roman"/>
          <w:sz w:val="28"/>
          <w:szCs w:val="28"/>
        </w:rPr>
        <w:t>Microsoft</w:t>
      </w:r>
      <w:proofErr w:type="spellEnd"/>
      <w:r w:rsidRPr="009F5AAA">
        <w:rPr>
          <w:rFonts w:ascii="Times New Roman" w:hAnsi="Times New Roman"/>
          <w:sz w:val="28"/>
          <w:szCs w:val="28"/>
        </w:rPr>
        <w:t xml:space="preserve"> SQL </w:t>
      </w:r>
      <w:proofErr w:type="spellStart"/>
      <w:r w:rsidRPr="009F5AAA">
        <w:rPr>
          <w:rFonts w:ascii="Times New Roman" w:hAnsi="Times New Roman"/>
          <w:sz w:val="28"/>
          <w:szCs w:val="28"/>
        </w:rPr>
        <w:t>Server</w:t>
      </w:r>
      <w:proofErr w:type="spellEnd"/>
      <w:r w:rsidRPr="009F5AAA">
        <w:rPr>
          <w:rFonts w:ascii="Times New Roman" w:hAnsi="Times New Roman"/>
          <w:sz w:val="28"/>
          <w:szCs w:val="28"/>
        </w:rPr>
        <w:t>". Екатеринбург: У-Фактория, 2023.</w:t>
      </w:r>
    </w:p>
    <w:p w14:paraId="26C93410" w14:textId="24BFF764" w:rsidR="00E34901" w:rsidRPr="009F5AAA" w:rsidRDefault="00EE1EF5" w:rsidP="00E34901">
      <w:pPr>
        <w:pStyle w:val="a3"/>
        <w:numPr>
          <w:ilvl w:val="0"/>
          <w:numId w:val="30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/>
          <w:sz w:val="36"/>
          <w:szCs w:val="36"/>
          <w:lang w:val="en-US"/>
        </w:rPr>
      </w:pPr>
      <w:r w:rsidRPr="009F5AAA">
        <w:rPr>
          <w:rFonts w:ascii="Times New Roman" w:hAnsi="Times New Roman"/>
          <w:sz w:val="28"/>
          <w:szCs w:val="28"/>
        </w:rPr>
        <w:t xml:space="preserve">Соловьев, И. В. "Ограничения и возможности </w:t>
      </w:r>
      <w:proofErr w:type="spellStart"/>
      <w:r w:rsidRPr="009F5AAA">
        <w:rPr>
          <w:rFonts w:ascii="Times New Roman" w:hAnsi="Times New Roman"/>
          <w:sz w:val="28"/>
          <w:szCs w:val="28"/>
        </w:rPr>
        <w:t>MySQL</w:t>
      </w:r>
      <w:proofErr w:type="spellEnd"/>
      <w:r w:rsidRPr="009F5AAA">
        <w:rPr>
          <w:rFonts w:ascii="Times New Roman" w:hAnsi="Times New Roman"/>
          <w:sz w:val="28"/>
          <w:szCs w:val="28"/>
        </w:rPr>
        <w:t xml:space="preserve">". Москва: Альпина </w:t>
      </w:r>
      <w:proofErr w:type="spellStart"/>
      <w:r w:rsidRPr="009F5AAA">
        <w:rPr>
          <w:rFonts w:ascii="Times New Roman" w:hAnsi="Times New Roman"/>
          <w:sz w:val="28"/>
          <w:szCs w:val="28"/>
        </w:rPr>
        <w:t>Паблишер</w:t>
      </w:r>
      <w:proofErr w:type="spellEnd"/>
      <w:r w:rsidRPr="009F5AAA">
        <w:rPr>
          <w:rFonts w:ascii="Times New Roman" w:hAnsi="Times New Roman"/>
          <w:sz w:val="28"/>
          <w:szCs w:val="28"/>
        </w:rPr>
        <w:t>, 2023.</w:t>
      </w:r>
    </w:p>
    <w:p w14:paraId="738287E0" w14:textId="52C7F5A6" w:rsidR="00EE1EF5" w:rsidRPr="009F5AAA" w:rsidRDefault="00EE1EF5" w:rsidP="00DE6DF3">
      <w:pPr>
        <w:pStyle w:val="a3"/>
        <w:numPr>
          <w:ilvl w:val="0"/>
          <w:numId w:val="30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/>
          <w:sz w:val="36"/>
          <w:szCs w:val="36"/>
          <w:lang w:val="en-US"/>
        </w:rPr>
      </w:pPr>
      <w:r w:rsidRPr="009F5AAA">
        <w:rPr>
          <w:rFonts w:ascii="Times New Roman" w:hAnsi="Times New Roman"/>
          <w:sz w:val="28"/>
          <w:szCs w:val="28"/>
        </w:rPr>
        <w:t>Андреев, К. Ю. "</w:t>
      </w:r>
      <w:proofErr w:type="spellStart"/>
      <w:r w:rsidRPr="009F5AAA">
        <w:rPr>
          <w:rFonts w:ascii="Times New Roman" w:hAnsi="Times New Roman"/>
          <w:sz w:val="28"/>
          <w:szCs w:val="28"/>
        </w:rPr>
        <w:t>PostgreSQL</w:t>
      </w:r>
      <w:proofErr w:type="spellEnd"/>
      <w:r w:rsidRPr="009F5AAA">
        <w:rPr>
          <w:rFonts w:ascii="Times New Roman" w:hAnsi="Times New Roman"/>
          <w:sz w:val="28"/>
          <w:szCs w:val="28"/>
        </w:rPr>
        <w:t>: Основы и применение". Санкт-Петербург: БХВ-Петербург, 2023.</w:t>
      </w:r>
    </w:p>
    <w:p w14:paraId="50E9CF69" w14:textId="2AE98B06" w:rsidR="007A4FC3" w:rsidRPr="004D6E35" w:rsidRDefault="007A4FC3" w:rsidP="00057841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  <w:lang w:val="en-US"/>
        </w:rPr>
      </w:pPr>
    </w:p>
    <w:sectPr w:rsidR="007A4FC3" w:rsidRPr="004D6E3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EF2054B"/>
    <w:multiLevelType w:val="multilevel"/>
    <w:tmpl w:val="61C07AF0"/>
    <w:lvl w:ilvl="0">
      <w:start w:val="1"/>
      <w:numFmt w:val="bullet"/>
      <w:lvlText w:val=""/>
      <w:lvlJc w:val="left"/>
      <w:pPr>
        <w:tabs>
          <w:tab w:val="num" w:pos="0"/>
        </w:tabs>
        <w:ind w:left="1429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869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589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029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749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189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1113284B"/>
    <w:multiLevelType w:val="multilevel"/>
    <w:tmpl w:val="097C4F78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rFonts w:hint="default"/>
        <w:b w:val="0"/>
        <w:bCs/>
        <w:color w:val="auto"/>
        <w:sz w:val="28"/>
      </w:rPr>
    </w:lvl>
    <w:lvl w:ilvl="1">
      <w:start w:val="1"/>
      <w:numFmt w:val="decimal"/>
      <w:lvlText w:val="%1.%2"/>
      <w:lvlJc w:val="left"/>
      <w:pPr>
        <w:tabs>
          <w:tab w:val="num" w:pos="0"/>
        </w:tabs>
        <w:ind w:left="1084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177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248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283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354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38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460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5312" w:hanging="2160"/>
      </w:pPr>
      <w:rPr>
        <w:rFonts w:hint="default"/>
      </w:rPr>
    </w:lvl>
  </w:abstractNum>
  <w:abstractNum w:abstractNumId="2" w15:restartNumberingAfterBreak="0">
    <w:nsid w:val="17D86635"/>
    <w:multiLevelType w:val="hybridMultilevel"/>
    <w:tmpl w:val="B46C431A"/>
    <w:lvl w:ilvl="0" w:tplc="4CD850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1CE953B2"/>
    <w:multiLevelType w:val="multilevel"/>
    <w:tmpl w:val="1DB4DD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cs="Symbol" w:hint="default"/>
      </w:rPr>
    </w:lvl>
  </w:abstractNum>
  <w:abstractNum w:abstractNumId="4" w15:restartNumberingAfterBreak="0">
    <w:nsid w:val="200B0294"/>
    <w:multiLevelType w:val="multilevel"/>
    <w:tmpl w:val="61B00BB2"/>
    <w:lvl w:ilvl="0">
      <w:start w:val="1"/>
      <w:numFmt w:val="decimal"/>
      <w:lvlText w:val="%1"/>
      <w:lvlJc w:val="left"/>
      <w:pPr>
        <w:tabs>
          <w:tab w:val="num" w:pos="0"/>
        </w:tabs>
        <w:ind w:left="720" w:hanging="360"/>
      </w:pPr>
      <w:rPr>
        <w:b/>
        <w:color w:val="auto"/>
      </w:rPr>
    </w:lvl>
    <w:lvl w:ilvl="1">
      <w:start w:val="1"/>
      <w:numFmt w:val="decimal"/>
      <w:lvlText w:val="%1.%2"/>
      <w:lvlJc w:val="left"/>
      <w:pPr>
        <w:tabs>
          <w:tab w:val="num" w:pos="0"/>
        </w:tabs>
        <w:ind w:left="1084" w:hanging="375"/>
      </w:p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1778" w:hanging="720"/>
      </w:p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2487" w:hanging="1080"/>
      </w:p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2836" w:hanging="1080"/>
      </w:p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3545" w:hanging="1440"/>
      </w:p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3894" w:hanging="1440"/>
      </w:p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4603" w:hanging="1800"/>
      </w:p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5312" w:hanging="2160"/>
      </w:pPr>
    </w:lvl>
  </w:abstractNum>
  <w:abstractNum w:abstractNumId="5" w15:restartNumberingAfterBreak="0">
    <w:nsid w:val="232F0242"/>
    <w:multiLevelType w:val="multilevel"/>
    <w:tmpl w:val="D5E8A0CE"/>
    <w:lvl w:ilvl="0">
      <w:start w:val="1"/>
      <w:numFmt w:val="decimal"/>
      <w:lvlText w:val="%1"/>
      <w:lvlJc w:val="left"/>
      <w:pPr>
        <w:tabs>
          <w:tab w:val="num" w:pos="0"/>
        </w:tabs>
        <w:ind w:left="720" w:hanging="360"/>
      </w:pPr>
      <w:rPr>
        <w:rFonts w:hint="default"/>
        <w:b/>
        <w:color w:val="auto"/>
      </w:rPr>
    </w:lvl>
    <w:lvl w:ilvl="1">
      <w:start w:val="1"/>
      <w:numFmt w:val="decimal"/>
      <w:lvlText w:val="%1.%2"/>
      <w:lvlJc w:val="left"/>
      <w:pPr>
        <w:tabs>
          <w:tab w:val="num" w:pos="0"/>
        </w:tabs>
        <w:ind w:left="1084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177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248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283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354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38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460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5312" w:hanging="2160"/>
      </w:pPr>
      <w:rPr>
        <w:rFonts w:hint="default"/>
      </w:rPr>
    </w:lvl>
  </w:abstractNum>
  <w:abstractNum w:abstractNumId="6" w15:restartNumberingAfterBreak="0">
    <w:nsid w:val="2B675906"/>
    <w:multiLevelType w:val="multilevel"/>
    <w:tmpl w:val="EDA469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CA859A1"/>
    <w:multiLevelType w:val="hybridMultilevel"/>
    <w:tmpl w:val="18A0FBA8"/>
    <w:lvl w:ilvl="0" w:tplc="B74E98D2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E215AAA"/>
    <w:multiLevelType w:val="hybridMultilevel"/>
    <w:tmpl w:val="0CDCC9FA"/>
    <w:lvl w:ilvl="0" w:tplc="B74E98D2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34E73FC1"/>
    <w:multiLevelType w:val="multilevel"/>
    <w:tmpl w:val="48E840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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99"/>
      <w:numFmt w:val="decimal"/>
      <w:lvlText w:val="%3"/>
      <w:lvlJc w:val="left"/>
      <w:pPr>
        <w:ind w:left="2160" w:hanging="36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9FE02D2"/>
    <w:multiLevelType w:val="hybridMultilevel"/>
    <w:tmpl w:val="C5D4129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C5B2F7B"/>
    <w:multiLevelType w:val="hybridMultilevel"/>
    <w:tmpl w:val="D4B24C6E"/>
    <w:lvl w:ilvl="0" w:tplc="303613F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3D89023A"/>
    <w:multiLevelType w:val="multilevel"/>
    <w:tmpl w:val="C29EA6DC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3723236"/>
    <w:multiLevelType w:val="multilevel"/>
    <w:tmpl w:val="669272C4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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43EF584E"/>
    <w:multiLevelType w:val="multilevel"/>
    <w:tmpl w:val="C29EA6DC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7C52497"/>
    <w:multiLevelType w:val="multilevel"/>
    <w:tmpl w:val="7CC63FFA"/>
    <w:lvl w:ilvl="0">
      <w:start w:val="1"/>
      <w:numFmt w:val="decimal"/>
      <w:lvlText w:val="%1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bullet"/>
      <w:lvlText w:val="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99"/>
      <w:numFmt w:val="decimal"/>
      <w:lvlText w:val="%3"/>
      <w:lvlJc w:val="left"/>
      <w:pPr>
        <w:ind w:left="2160" w:hanging="36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480F342C"/>
    <w:multiLevelType w:val="hybridMultilevel"/>
    <w:tmpl w:val="7670017E"/>
    <w:lvl w:ilvl="0" w:tplc="B74E98D2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4A317DD6"/>
    <w:multiLevelType w:val="hybridMultilevel"/>
    <w:tmpl w:val="825437F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" w15:restartNumberingAfterBreak="0">
    <w:nsid w:val="54DF3F82"/>
    <w:multiLevelType w:val="multilevel"/>
    <w:tmpl w:val="58FAFF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555E3738"/>
    <w:multiLevelType w:val="hybridMultilevel"/>
    <w:tmpl w:val="22268B8A"/>
    <w:lvl w:ilvl="0" w:tplc="B74E98D2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64737E1"/>
    <w:multiLevelType w:val="singleLevel"/>
    <w:tmpl w:val="FF949852"/>
    <w:lvl w:ilvl="0">
      <w:start w:val="4"/>
      <w:numFmt w:val="decimal"/>
      <w:lvlText w:val="%1."/>
      <w:legacy w:legacy="1" w:legacySpace="0" w:legacyIndent="283"/>
      <w:lvlJc w:val="left"/>
      <w:pPr>
        <w:ind w:left="283" w:hanging="283"/>
      </w:pPr>
      <w:rPr>
        <w:rFonts w:cs="Times New Roman"/>
      </w:rPr>
    </w:lvl>
  </w:abstractNum>
  <w:abstractNum w:abstractNumId="21" w15:restartNumberingAfterBreak="0">
    <w:nsid w:val="61C80053"/>
    <w:multiLevelType w:val="multilevel"/>
    <w:tmpl w:val="1CE046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1E0210C"/>
    <w:multiLevelType w:val="hybridMultilevel"/>
    <w:tmpl w:val="EB3AAEA6"/>
    <w:lvl w:ilvl="0" w:tplc="B74E98D2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3405632"/>
    <w:multiLevelType w:val="hybridMultilevel"/>
    <w:tmpl w:val="E51E774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67D35E9B"/>
    <w:multiLevelType w:val="multilevel"/>
    <w:tmpl w:val="4FF61894"/>
    <w:lvl w:ilvl="0">
      <w:start w:val="1"/>
      <w:numFmt w:val="decimal"/>
      <w:lvlText w:val="%1"/>
      <w:lvlJc w:val="left"/>
      <w:pPr>
        <w:tabs>
          <w:tab w:val="num" w:pos="0"/>
        </w:tabs>
        <w:ind w:left="720" w:hanging="360"/>
      </w:pPr>
      <w:rPr>
        <w:rFonts w:hint="default"/>
        <w:b/>
        <w:color w:val="auto"/>
      </w:rPr>
    </w:lvl>
    <w:lvl w:ilvl="1">
      <w:start w:val="1"/>
      <w:numFmt w:val="decimal"/>
      <w:lvlText w:val="%1.%2"/>
      <w:lvlJc w:val="left"/>
      <w:pPr>
        <w:tabs>
          <w:tab w:val="num" w:pos="0"/>
        </w:tabs>
        <w:ind w:left="1084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177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248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283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354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38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460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5312" w:hanging="2160"/>
      </w:pPr>
      <w:rPr>
        <w:rFonts w:hint="default"/>
      </w:rPr>
    </w:lvl>
  </w:abstractNum>
  <w:abstractNum w:abstractNumId="25" w15:restartNumberingAfterBreak="0">
    <w:nsid w:val="67EC05EE"/>
    <w:multiLevelType w:val="hybridMultilevel"/>
    <w:tmpl w:val="512C87C4"/>
    <w:lvl w:ilvl="0" w:tplc="B74E98D2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69C150F4"/>
    <w:multiLevelType w:val="hybridMultilevel"/>
    <w:tmpl w:val="CAAE069C"/>
    <w:lvl w:ilvl="0" w:tplc="B74E98D2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69E24C33"/>
    <w:multiLevelType w:val="multilevel"/>
    <w:tmpl w:val="C29EA6DC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D7F6E1C"/>
    <w:multiLevelType w:val="multilevel"/>
    <w:tmpl w:val="C29EA6DC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7FD861C6"/>
    <w:multiLevelType w:val="multilevel"/>
    <w:tmpl w:val="5BE6171E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0"/>
  </w:num>
  <w:num w:numId="2">
    <w:abstractNumId w:val="10"/>
  </w:num>
  <w:num w:numId="3">
    <w:abstractNumId w:val="25"/>
  </w:num>
  <w:num w:numId="4">
    <w:abstractNumId w:val="5"/>
  </w:num>
  <w:num w:numId="5">
    <w:abstractNumId w:val="26"/>
  </w:num>
  <w:num w:numId="6">
    <w:abstractNumId w:val="4"/>
  </w:num>
  <w:num w:numId="7">
    <w:abstractNumId w:val="23"/>
  </w:num>
  <w:num w:numId="8">
    <w:abstractNumId w:val="2"/>
  </w:num>
  <w:num w:numId="9">
    <w:abstractNumId w:val="8"/>
  </w:num>
  <w:num w:numId="10">
    <w:abstractNumId w:val="11"/>
  </w:num>
  <w:num w:numId="11">
    <w:abstractNumId w:val="0"/>
  </w:num>
  <w:num w:numId="12">
    <w:abstractNumId w:val="16"/>
  </w:num>
  <w:num w:numId="13">
    <w:abstractNumId w:val="22"/>
  </w:num>
  <w:num w:numId="14">
    <w:abstractNumId w:val="17"/>
  </w:num>
  <w:num w:numId="15">
    <w:abstractNumId w:val="21"/>
  </w:num>
  <w:num w:numId="16">
    <w:abstractNumId w:val="6"/>
  </w:num>
  <w:num w:numId="17">
    <w:abstractNumId w:val="29"/>
  </w:num>
  <w:num w:numId="18">
    <w:abstractNumId w:val="14"/>
  </w:num>
  <w:num w:numId="19">
    <w:abstractNumId w:val="28"/>
  </w:num>
  <w:num w:numId="20">
    <w:abstractNumId w:val="12"/>
  </w:num>
  <w:num w:numId="21">
    <w:abstractNumId w:val="27"/>
  </w:num>
  <w:num w:numId="22">
    <w:abstractNumId w:val="3"/>
  </w:num>
  <w:num w:numId="23">
    <w:abstractNumId w:val="18"/>
  </w:num>
  <w:num w:numId="24">
    <w:abstractNumId w:val="9"/>
  </w:num>
  <w:num w:numId="25">
    <w:abstractNumId w:val="13"/>
  </w:num>
  <w:num w:numId="26">
    <w:abstractNumId w:val="7"/>
  </w:num>
  <w:num w:numId="27">
    <w:abstractNumId w:val="19"/>
  </w:num>
  <w:num w:numId="28">
    <w:abstractNumId w:val="15"/>
  </w:num>
  <w:num w:numId="29">
    <w:abstractNumId w:val="24"/>
  </w:num>
  <w:num w:numId="30">
    <w:abstractNumId w:val="1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nikamagomed0051@outlook.com">
    <w15:presenceInfo w15:providerId="Windows Live" w15:userId="2b65a0ad9f4e6842"/>
  </w15:person>
  <w15:person w15:author="user">
    <w15:presenceInfo w15:providerId="None" w15:userId="user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proofState w:spelling="clean"/>
  <w:trackRevisions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C1351"/>
    <w:rsid w:val="00004544"/>
    <w:rsid w:val="000149CC"/>
    <w:rsid w:val="000204CB"/>
    <w:rsid w:val="00027671"/>
    <w:rsid w:val="00040C02"/>
    <w:rsid w:val="0004361B"/>
    <w:rsid w:val="000465EC"/>
    <w:rsid w:val="0005127B"/>
    <w:rsid w:val="00057841"/>
    <w:rsid w:val="00073D1D"/>
    <w:rsid w:val="00077224"/>
    <w:rsid w:val="00090750"/>
    <w:rsid w:val="00096407"/>
    <w:rsid w:val="000A01B4"/>
    <w:rsid w:val="000C348D"/>
    <w:rsid w:val="000E6E9C"/>
    <w:rsid w:val="000F6162"/>
    <w:rsid w:val="000F7572"/>
    <w:rsid w:val="00104208"/>
    <w:rsid w:val="001047B5"/>
    <w:rsid w:val="0011669F"/>
    <w:rsid w:val="00116CF7"/>
    <w:rsid w:val="00132217"/>
    <w:rsid w:val="0014674F"/>
    <w:rsid w:val="00150119"/>
    <w:rsid w:val="00150D46"/>
    <w:rsid w:val="00153019"/>
    <w:rsid w:val="00161785"/>
    <w:rsid w:val="00162631"/>
    <w:rsid w:val="001632BF"/>
    <w:rsid w:val="00172FA1"/>
    <w:rsid w:val="0017303C"/>
    <w:rsid w:val="0019366A"/>
    <w:rsid w:val="001A42F8"/>
    <w:rsid w:val="001A6DE1"/>
    <w:rsid w:val="001C1351"/>
    <w:rsid w:val="001C1F1E"/>
    <w:rsid w:val="001C356E"/>
    <w:rsid w:val="00221647"/>
    <w:rsid w:val="00222B07"/>
    <w:rsid w:val="00267300"/>
    <w:rsid w:val="00274A31"/>
    <w:rsid w:val="0029647E"/>
    <w:rsid w:val="002B3B4A"/>
    <w:rsid w:val="002B4A2C"/>
    <w:rsid w:val="002C6ADF"/>
    <w:rsid w:val="002D421F"/>
    <w:rsid w:val="002D6160"/>
    <w:rsid w:val="002E67DA"/>
    <w:rsid w:val="00303657"/>
    <w:rsid w:val="00303E45"/>
    <w:rsid w:val="00306DED"/>
    <w:rsid w:val="00307EB9"/>
    <w:rsid w:val="00331CB0"/>
    <w:rsid w:val="00335DBA"/>
    <w:rsid w:val="003532B6"/>
    <w:rsid w:val="00357026"/>
    <w:rsid w:val="0036291C"/>
    <w:rsid w:val="00365EC0"/>
    <w:rsid w:val="00370F6B"/>
    <w:rsid w:val="003A46AE"/>
    <w:rsid w:val="003A6F0B"/>
    <w:rsid w:val="003B1A2A"/>
    <w:rsid w:val="003B307F"/>
    <w:rsid w:val="003D0670"/>
    <w:rsid w:val="003D6F82"/>
    <w:rsid w:val="003E6696"/>
    <w:rsid w:val="003F4BA5"/>
    <w:rsid w:val="0040099B"/>
    <w:rsid w:val="00411FD2"/>
    <w:rsid w:val="004621E8"/>
    <w:rsid w:val="004678EE"/>
    <w:rsid w:val="00497621"/>
    <w:rsid w:val="004A295C"/>
    <w:rsid w:val="004A451C"/>
    <w:rsid w:val="004C3595"/>
    <w:rsid w:val="004D4BF1"/>
    <w:rsid w:val="004D6E35"/>
    <w:rsid w:val="004E7C78"/>
    <w:rsid w:val="004F5794"/>
    <w:rsid w:val="0050074E"/>
    <w:rsid w:val="00517586"/>
    <w:rsid w:val="00517D82"/>
    <w:rsid w:val="005214A8"/>
    <w:rsid w:val="0052233C"/>
    <w:rsid w:val="005357CD"/>
    <w:rsid w:val="00535F75"/>
    <w:rsid w:val="00537EC4"/>
    <w:rsid w:val="005627D5"/>
    <w:rsid w:val="00593FCF"/>
    <w:rsid w:val="00594C6A"/>
    <w:rsid w:val="00597239"/>
    <w:rsid w:val="005A32DC"/>
    <w:rsid w:val="005C37D2"/>
    <w:rsid w:val="005E31E0"/>
    <w:rsid w:val="005E5935"/>
    <w:rsid w:val="005F5986"/>
    <w:rsid w:val="006163D3"/>
    <w:rsid w:val="00616928"/>
    <w:rsid w:val="00622039"/>
    <w:rsid w:val="00622B42"/>
    <w:rsid w:val="00625B89"/>
    <w:rsid w:val="00641379"/>
    <w:rsid w:val="00667E9B"/>
    <w:rsid w:val="00690AB5"/>
    <w:rsid w:val="006961E4"/>
    <w:rsid w:val="006C32B7"/>
    <w:rsid w:val="006D0843"/>
    <w:rsid w:val="006E4F0E"/>
    <w:rsid w:val="006F3445"/>
    <w:rsid w:val="00701789"/>
    <w:rsid w:val="007026F3"/>
    <w:rsid w:val="00715A16"/>
    <w:rsid w:val="0074311C"/>
    <w:rsid w:val="007A4FC3"/>
    <w:rsid w:val="007C7D66"/>
    <w:rsid w:val="007E20F8"/>
    <w:rsid w:val="007F3E16"/>
    <w:rsid w:val="007F43FD"/>
    <w:rsid w:val="007F4487"/>
    <w:rsid w:val="00806DF1"/>
    <w:rsid w:val="00813EA1"/>
    <w:rsid w:val="008257AB"/>
    <w:rsid w:val="00840702"/>
    <w:rsid w:val="008448C2"/>
    <w:rsid w:val="0084578E"/>
    <w:rsid w:val="008560B2"/>
    <w:rsid w:val="00857344"/>
    <w:rsid w:val="008615FF"/>
    <w:rsid w:val="0087151E"/>
    <w:rsid w:val="00875346"/>
    <w:rsid w:val="00880347"/>
    <w:rsid w:val="008A79D1"/>
    <w:rsid w:val="008C6197"/>
    <w:rsid w:val="008D09CA"/>
    <w:rsid w:val="008D20F8"/>
    <w:rsid w:val="008D5686"/>
    <w:rsid w:val="008D5A75"/>
    <w:rsid w:val="008E1C64"/>
    <w:rsid w:val="00907CE4"/>
    <w:rsid w:val="00916E25"/>
    <w:rsid w:val="009248CA"/>
    <w:rsid w:val="00930062"/>
    <w:rsid w:val="00951DF4"/>
    <w:rsid w:val="0097550B"/>
    <w:rsid w:val="00981246"/>
    <w:rsid w:val="009820B9"/>
    <w:rsid w:val="00982A31"/>
    <w:rsid w:val="009842BC"/>
    <w:rsid w:val="009F292F"/>
    <w:rsid w:val="009F5479"/>
    <w:rsid w:val="009F5AAA"/>
    <w:rsid w:val="00A02909"/>
    <w:rsid w:val="00A16231"/>
    <w:rsid w:val="00A16766"/>
    <w:rsid w:val="00A30A30"/>
    <w:rsid w:val="00A53D83"/>
    <w:rsid w:val="00A60500"/>
    <w:rsid w:val="00A77C95"/>
    <w:rsid w:val="00AA4319"/>
    <w:rsid w:val="00AA4E1C"/>
    <w:rsid w:val="00AC7216"/>
    <w:rsid w:val="00AC7F98"/>
    <w:rsid w:val="00AD3F87"/>
    <w:rsid w:val="00AD705A"/>
    <w:rsid w:val="00AE544E"/>
    <w:rsid w:val="00AE60D7"/>
    <w:rsid w:val="00B0068F"/>
    <w:rsid w:val="00B04572"/>
    <w:rsid w:val="00B0629F"/>
    <w:rsid w:val="00B11E50"/>
    <w:rsid w:val="00B1498F"/>
    <w:rsid w:val="00B3375D"/>
    <w:rsid w:val="00B37C79"/>
    <w:rsid w:val="00B40337"/>
    <w:rsid w:val="00B43374"/>
    <w:rsid w:val="00B457A9"/>
    <w:rsid w:val="00B51A67"/>
    <w:rsid w:val="00B613FC"/>
    <w:rsid w:val="00B636F6"/>
    <w:rsid w:val="00B64EBF"/>
    <w:rsid w:val="00B66030"/>
    <w:rsid w:val="00B816C6"/>
    <w:rsid w:val="00B86638"/>
    <w:rsid w:val="00B97232"/>
    <w:rsid w:val="00BA72CB"/>
    <w:rsid w:val="00BB62E6"/>
    <w:rsid w:val="00BC090C"/>
    <w:rsid w:val="00BC610C"/>
    <w:rsid w:val="00BC676B"/>
    <w:rsid w:val="00BC7706"/>
    <w:rsid w:val="00BD097A"/>
    <w:rsid w:val="00BD7117"/>
    <w:rsid w:val="00BD783A"/>
    <w:rsid w:val="00BE3675"/>
    <w:rsid w:val="00BE4624"/>
    <w:rsid w:val="00C01931"/>
    <w:rsid w:val="00C13B07"/>
    <w:rsid w:val="00C1710C"/>
    <w:rsid w:val="00C25C9B"/>
    <w:rsid w:val="00C3028E"/>
    <w:rsid w:val="00C3096F"/>
    <w:rsid w:val="00C77A62"/>
    <w:rsid w:val="00C8632D"/>
    <w:rsid w:val="00CA4D65"/>
    <w:rsid w:val="00CA5278"/>
    <w:rsid w:val="00CB3652"/>
    <w:rsid w:val="00CC4EAE"/>
    <w:rsid w:val="00CE0C61"/>
    <w:rsid w:val="00CF622E"/>
    <w:rsid w:val="00D00EE0"/>
    <w:rsid w:val="00D11CFC"/>
    <w:rsid w:val="00D11D9A"/>
    <w:rsid w:val="00D525CB"/>
    <w:rsid w:val="00D705EE"/>
    <w:rsid w:val="00D75ECF"/>
    <w:rsid w:val="00DA3AF4"/>
    <w:rsid w:val="00DB24A6"/>
    <w:rsid w:val="00DB57E1"/>
    <w:rsid w:val="00DB77B8"/>
    <w:rsid w:val="00DE0259"/>
    <w:rsid w:val="00DE6DF3"/>
    <w:rsid w:val="00E33051"/>
    <w:rsid w:val="00E34901"/>
    <w:rsid w:val="00E45D71"/>
    <w:rsid w:val="00E627F3"/>
    <w:rsid w:val="00E77B4B"/>
    <w:rsid w:val="00E836BF"/>
    <w:rsid w:val="00E86797"/>
    <w:rsid w:val="00E944DB"/>
    <w:rsid w:val="00EB12C8"/>
    <w:rsid w:val="00EE1EF5"/>
    <w:rsid w:val="00EE52A8"/>
    <w:rsid w:val="00EF6E8E"/>
    <w:rsid w:val="00F0717C"/>
    <w:rsid w:val="00F15B67"/>
    <w:rsid w:val="00F20A85"/>
    <w:rsid w:val="00F2393B"/>
    <w:rsid w:val="00F2614E"/>
    <w:rsid w:val="00F27E26"/>
    <w:rsid w:val="00F36E4F"/>
    <w:rsid w:val="00F44B0B"/>
    <w:rsid w:val="00F53A39"/>
    <w:rsid w:val="00F61DB7"/>
    <w:rsid w:val="00F87295"/>
    <w:rsid w:val="00F95006"/>
    <w:rsid w:val="00FC3F07"/>
    <w:rsid w:val="00FC6C76"/>
    <w:rsid w:val="00FC77D9"/>
    <w:rsid w:val="00FF1552"/>
    <w:rsid w:val="00FF6DCC"/>
    <w:rsid w:val="00FF75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F15C596"/>
  <w15:chartTrackingRefBased/>
  <w15:docId w15:val="{A64C152E-E834-4D36-AA73-D87F452113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944DB"/>
    <w:pPr>
      <w:spacing w:after="200" w:line="276" w:lineRule="auto"/>
    </w:pPr>
    <w:rPr>
      <w:rFonts w:ascii="Calibri" w:eastAsia="Calibri" w:hAnsi="Calibri" w:cs="Times New Roman"/>
    </w:rPr>
  </w:style>
  <w:style w:type="paragraph" w:styleId="1">
    <w:name w:val="heading 1"/>
    <w:basedOn w:val="a"/>
    <w:next w:val="a"/>
    <w:link w:val="10"/>
    <w:uiPriority w:val="9"/>
    <w:qFormat/>
    <w:rsid w:val="009F5479"/>
    <w:pPr>
      <w:keepNext/>
      <w:keepLines/>
      <w:suppressAutoHyphens/>
      <w:spacing w:before="240" w:after="0" w:line="259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7026F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7026F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B1498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aliases w:val="Надпись к иллюстрации,List Paragraph"/>
    <w:basedOn w:val="a"/>
    <w:link w:val="a4"/>
    <w:uiPriority w:val="34"/>
    <w:qFormat/>
    <w:rsid w:val="00AC7F98"/>
    <w:pPr>
      <w:ind w:left="720"/>
      <w:contextualSpacing/>
    </w:pPr>
  </w:style>
  <w:style w:type="character" w:customStyle="1" w:styleId="a4">
    <w:name w:val="Абзац списка Знак"/>
    <w:aliases w:val="Надпись к иллюстрации Знак,List Paragraph Знак"/>
    <w:link w:val="a3"/>
    <w:uiPriority w:val="34"/>
    <w:locked/>
    <w:rsid w:val="00222B07"/>
    <w:rPr>
      <w:rFonts w:ascii="Calibri" w:eastAsia="Calibri" w:hAnsi="Calibri" w:cs="Times New Roman"/>
    </w:rPr>
  </w:style>
  <w:style w:type="character" w:styleId="a5">
    <w:name w:val="Hyperlink"/>
    <w:basedOn w:val="a0"/>
    <w:uiPriority w:val="99"/>
    <w:unhideWhenUsed/>
    <w:rsid w:val="008448C2"/>
    <w:rPr>
      <w:color w:val="0563C1" w:themeColor="hyperlink"/>
      <w:u w:val="single"/>
    </w:rPr>
  </w:style>
  <w:style w:type="paragraph" w:styleId="a6">
    <w:name w:val="Normal (Web)"/>
    <w:basedOn w:val="a"/>
    <w:uiPriority w:val="99"/>
    <w:semiHidden/>
    <w:unhideWhenUsed/>
    <w:rsid w:val="00BC610C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ru-RU"/>
    </w:rPr>
  </w:style>
  <w:style w:type="table" w:styleId="a7">
    <w:name w:val="Table Grid"/>
    <w:basedOn w:val="a1"/>
    <w:uiPriority w:val="39"/>
    <w:rsid w:val="00F2393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qFormat/>
    <w:rsid w:val="009F547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11">
    <w:name w:val="Неразрешенное упоминание1"/>
    <w:basedOn w:val="a0"/>
    <w:uiPriority w:val="99"/>
    <w:semiHidden/>
    <w:unhideWhenUsed/>
    <w:rsid w:val="007A4FC3"/>
    <w:rPr>
      <w:color w:val="605E5C"/>
      <w:shd w:val="clear" w:color="auto" w:fill="E1DFDD"/>
    </w:rPr>
  </w:style>
  <w:style w:type="paragraph" w:styleId="a8">
    <w:name w:val="Balloon Text"/>
    <w:basedOn w:val="a"/>
    <w:link w:val="a9"/>
    <w:uiPriority w:val="99"/>
    <w:semiHidden/>
    <w:unhideWhenUsed/>
    <w:rsid w:val="003D067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9">
    <w:name w:val="Текст выноски Знак"/>
    <w:basedOn w:val="a0"/>
    <w:link w:val="a8"/>
    <w:uiPriority w:val="99"/>
    <w:semiHidden/>
    <w:rsid w:val="003D0670"/>
    <w:rPr>
      <w:rFonts w:ascii="Segoe UI" w:eastAsia="Calibri" w:hAnsi="Segoe UI" w:cs="Segoe UI"/>
      <w:sz w:val="18"/>
      <w:szCs w:val="18"/>
    </w:rPr>
  </w:style>
  <w:style w:type="character" w:styleId="aa">
    <w:name w:val="Strong"/>
    <w:basedOn w:val="a0"/>
    <w:uiPriority w:val="22"/>
    <w:qFormat/>
    <w:rsid w:val="00E33051"/>
    <w:rPr>
      <w:b/>
      <w:bCs/>
    </w:rPr>
  </w:style>
  <w:style w:type="character" w:styleId="ab">
    <w:name w:val="FollowedHyperlink"/>
    <w:basedOn w:val="a0"/>
    <w:uiPriority w:val="99"/>
    <w:semiHidden/>
    <w:unhideWhenUsed/>
    <w:rsid w:val="0074311C"/>
    <w:rPr>
      <w:color w:val="954F72" w:themeColor="followedHyperlink"/>
      <w:u w:val="single"/>
    </w:rPr>
  </w:style>
  <w:style w:type="character" w:customStyle="1" w:styleId="40">
    <w:name w:val="Заголовок 4 Знак"/>
    <w:basedOn w:val="a0"/>
    <w:link w:val="4"/>
    <w:uiPriority w:val="9"/>
    <w:rsid w:val="00B1498F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styleId="ac">
    <w:name w:val="Placeholder Text"/>
    <w:basedOn w:val="a0"/>
    <w:uiPriority w:val="99"/>
    <w:semiHidden/>
    <w:rsid w:val="00597239"/>
    <w:rPr>
      <w:color w:val="808080"/>
    </w:rPr>
  </w:style>
  <w:style w:type="character" w:customStyle="1" w:styleId="mord">
    <w:name w:val="mord"/>
    <w:basedOn w:val="a0"/>
    <w:rsid w:val="0029647E"/>
  </w:style>
  <w:style w:type="character" w:customStyle="1" w:styleId="mrel">
    <w:name w:val="mrel"/>
    <w:basedOn w:val="a0"/>
    <w:rsid w:val="0029647E"/>
  </w:style>
  <w:style w:type="character" w:customStyle="1" w:styleId="mbin">
    <w:name w:val="mbin"/>
    <w:basedOn w:val="a0"/>
    <w:rsid w:val="0029647E"/>
  </w:style>
  <w:style w:type="character" w:customStyle="1" w:styleId="katex-mathml">
    <w:name w:val="katex-mathml"/>
    <w:basedOn w:val="a0"/>
    <w:rsid w:val="00B86638"/>
  </w:style>
  <w:style w:type="character" w:customStyle="1" w:styleId="mspace">
    <w:name w:val="mspace"/>
    <w:basedOn w:val="a0"/>
    <w:rsid w:val="00B86638"/>
  </w:style>
  <w:style w:type="character" w:customStyle="1" w:styleId="mpunct">
    <w:name w:val="mpunct"/>
    <w:basedOn w:val="a0"/>
    <w:rsid w:val="006C32B7"/>
  </w:style>
  <w:style w:type="character" w:customStyle="1" w:styleId="20">
    <w:name w:val="Заголовок 2 Знак"/>
    <w:basedOn w:val="a0"/>
    <w:link w:val="2"/>
    <w:uiPriority w:val="9"/>
    <w:rsid w:val="007026F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7026F3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ad">
    <w:name w:val="TOC Heading"/>
    <w:basedOn w:val="1"/>
    <w:next w:val="a"/>
    <w:uiPriority w:val="39"/>
    <w:unhideWhenUsed/>
    <w:qFormat/>
    <w:rsid w:val="00E77B4B"/>
    <w:pPr>
      <w:suppressAutoHyphens w:val="0"/>
      <w:outlineLvl w:val="9"/>
    </w:pPr>
    <w:rPr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E77B4B"/>
    <w:pPr>
      <w:spacing w:after="100" w:line="259" w:lineRule="auto"/>
      <w:ind w:left="220"/>
    </w:pPr>
    <w:rPr>
      <w:rFonts w:asciiTheme="minorHAnsi" w:eastAsiaTheme="minorEastAsia" w:hAnsiTheme="minorHAnsi"/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E77B4B"/>
    <w:pPr>
      <w:spacing w:after="100" w:line="259" w:lineRule="auto"/>
    </w:pPr>
    <w:rPr>
      <w:rFonts w:asciiTheme="minorHAnsi" w:eastAsiaTheme="minorEastAsia" w:hAnsiTheme="minorHAnsi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E77B4B"/>
    <w:pPr>
      <w:spacing w:after="100" w:line="259" w:lineRule="auto"/>
      <w:ind w:left="440"/>
    </w:pPr>
    <w:rPr>
      <w:rFonts w:asciiTheme="minorHAnsi" w:eastAsiaTheme="minorEastAsia" w:hAnsiTheme="minorHAnsi"/>
      <w:lang w:eastAsia="ru-RU"/>
    </w:rPr>
  </w:style>
  <w:style w:type="character" w:styleId="ae">
    <w:name w:val="annotation reference"/>
    <w:basedOn w:val="a0"/>
    <w:uiPriority w:val="99"/>
    <w:semiHidden/>
    <w:unhideWhenUsed/>
    <w:rsid w:val="00274A31"/>
    <w:rPr>
      <w:sz w:val="16"/>
      <w:szCs w:val="16"/>
    </w:rPr>
  </w:style>
  <w:style w:type="paragraph" w:styleId="af">
    <w:name w:val="annotation text"/>
    <w:basedOn w:val="a"/>
    <w:link w:val="af0"/>
    <w:uiPriority w:val="99"/>
    <w:semiHidden/>
    <w:unhideWhenUsed/>
    <w:rsid w:val="00274A31"/>
    <w:pPr>
      <w:spacing w:line="240" w:lineRule="auto"/>
    </w:pPr>
    <w:rPr>
      <w:sz w:val="20"/>
      <w:szCs w:val="20"/>
    </w:rPr>
  </w:style>
  <w:style w:type="character" w:customStyle="1" w:styleId="af0">
    <w:name w:val="Текст примечания Знак"/>
    <w:basedOn w:val="a0"/>
    <w:link w:val="af"/>
    <w:uiPriority w:val="99"/>
    <w:semiHidden/>
    <w:rsid w:val="00274A31"/>
    <w:rPr>
      <w:rFonts w:ascii="Calibri" w:eastAsia="Calibri" w:hAnsi="Calibri" w:cs="Times New Roman"/>
      <w:sz w:val="20"/>
      <w:szCs w:val="20"/>
    </w:rPr>
  </w:style>
  <w:style w:type="paragraph" w:styleId="af1">
    <w:name w:val="annotation subject"/>
    <w:basedOn w:val="af"/>
    <w:next w:val="af"/>
    <w:link w:val="af2"/>
    <w:uiPriority w:val="99"/>
    <w:semiHidden/>
    <w:unhideWhenUsed/>
    <w:rsid w:val="00274A31"/>
    <w:rPr>
      <w:b/>
      <w:bCs/>
    </w:rPr>
  </w:style>
  <w:style w:type="character" w:customStyle="1" w:styleId="af2">
    <w:name w:val="Тема примечания Знак"/>
    <w:basedOn w:val="af0"/>
    <w:link w:val="af1"/>
    <w:uiPriority w:val="99"/>
    <w:semiHidden/>
    <w:rsid w:val="00274A31"/>
    <w:rPr>
      <w:rFonts w:ascii="Calibri" w:eastAsia="Calibri" w:hAnsi="Calibri" w:cs="Times New Roman"/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569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979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781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321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517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994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772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888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958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485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742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13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80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110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900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023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979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664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546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805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518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912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971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212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812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171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213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260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434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903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727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hyperlink" Target="https://rskrf.ru/tips/eksperty-obyasnyayut/elektromagnitnoe-izluchenie-nuzhno-li-ego-boyatsya-vam-i-vashim-detyam/" TargetMode="External"/><Relationship Id="rId1" Type="http://schemas.openxmlformats.org/officeDocument/2006/relationships/customXml" Target="../customXml/item1.xml"/><Relationship Id="rId6" Type="http://schemas.openxmlformats.org/officeDocument/2006/relationships/hyperlink" Target="https://ru.wikipedia.org/wiki/%D0%A1%D1%82%D0%B0%D0%B2%D1%80%D0%BE%D0%BF%D0%BE%D0%BB%D1%8C%D1%81%D0%BA%D0%B8%D0%B9_%D0%B3%D0%BE%D1%81%D1%83%D0%B4%D0%B0%D1%80%D1%81%D1%82%D0%B2%D0%B5%D0%BD%D0%BD%D1%8B%D0%B9_%D1%83%D0%BD%D0%B8%D0%B2%D0%B5%D1%80%D1%81%D0%B8%D1%82%D0%B5%D1%82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hyperlink" Target="https://ncfu.ru/university/struct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microsoft.com/office/2011/relationships/people" Target="people.xml"/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94E6498-5165-4DEE-8714-2BA120B8624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2622</TotalTime>
  <Pages>52</Pages>
  <Words>8959</Words>
  <Characters>51072</Characters>
  <Application>Microsoft Office Word</Application>
  <DocSecurity>0</DocSecurity>
  <Lines>425</Lines>
  <Paragraphs>119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59912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nikamagomed0051@outlook.com</dc:creator>
  <cp:keywords/>
  <dc:description/>
  <cp:lastModifiedBy>nikamagomed0051@outlook.com</cp:lastModifiedBy>
  <cp:revision>197</cp:revision>
  <dcterms:created xsi:type="dcterms:W3CDTF">2024-05-21T17:55:00Z</dcterms:created>
  <dcterms:modified xsi:type="dcterms:W3CDTF">2024-06-12T09:21:00Z</dcterms:modified>
</cp:coreProperties>
</file>